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57E" w:rsidRPr="00C7168C" w:rsidRDefault="00FE73BB" w:rsidP="00B3657E">
      <w:pPr>
        <w:pStyle w:val="Ttulo2"/>
        <w:numPr>
          <w:ilvl w:val="0"/>
          <w:numId w:val="0"/>
        </w:numPr>
        <w:ind w:left="851"/>
        <w:rPr>
          <w:lang w:val="pt-BR"/>
        </w:rPr>
      </w:pPr>
      <w:r w:rsidRPr="003265F7">
        <w:rPr>
          <w:lang w:val="pt-BR" w:eastAsia="pt-BR"/>
        </w:rPr>
        <w:t>Evidência de Testes</w:t>
      </w:r>
    </w:p>
    <w:p w:rsidR="0077685B" w:rsidRPr="00FE73BB" w:rsidRDefault="0077685B">
      <w:pPr>
        <w:jc w:val="left"/>
        <w:rPr>
          <w:rFonts w:cstheme="minorBidi"/>
          <w:b/>
        </w:rPr>
      </w:pPr>
    </w:p>
    <w:tbl>
      <w:tblPr>
        <w:tblStyle w:val="GradeMdia3-nfase1"/>
        <w:tblW w:w="4950" w:type="pct"/>
        <w:tblInd w:w="108" w:type="dxa"/>
        <w:tblLook w:val="0400" w:firstRow="0" w:lastRow="0" w:firstColumn="0" w:lastColumn="0" w:noHBand="0" w:noVBand="1"/>
      </w:tblPr>
      <w:tblGrid>
        <w:gridCol w:w="5053"/>
        <w:gridCol w:w="5647"/>
      </w:tblGrid>
      <w:tr w:rsidR="00FE73BB" w:rsidRPr="00FE73BB" w:rsidTr="00D01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61" w:type="pct"/>
            <w:shd w:val="clear" w:color="auto" w:fill="D9D9D9" w:themeFill="background1" w:themeFillShade="D9"/>
          </w:tcPr>
          <w:p w:rsidR="00FE73BB" w:rsidRPr="00FE73BB" w:rsidRDefault="00510CFC" w:rsidP="00A75397">
            <w:pPr>
              <w:pStyle w:val="NormalTabela"/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</w:pPr>
            <w:r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  <w:t>Projeto</w:t>
            </w:r>
            <w:r w:rsidR="00A75397"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  <w:t>:</w:t>
            </w:r>
          </w:p>
        </w:tc>
        <w:tc>
          <w:tcPr>
            <w:tcW w:w="2639" w:type="pct"/>
            <w:shd w:val="clear" w:color="auto" w:fill="D9D9D9" w:themeFill="background1" w:themeFillShade="D9"/>
          </w:tcPr>
          <w:p w:rsidR="00FE73BB" w:rsidRPr="00FE73BB" w:rsidRDefault="00510CFC" w:rsidP="00C0660B">
            <w:pPr>
              <w:pStyle w:val="NormalTabela"/>
              <w:rPr>
                <w:rFonts w:ascii="Arial Narrow" w:eastAsia="Calibri" w:hAnsi="Arial Narrow"/>
                <w:color w:val="00B0F0"/>
                <w:sz w:val="22"/>
                <w:szCs w:val="22"/>
                <w:lang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eastAsia="en-US"/>
              </w:rPr>
              <w:t>TOTVS12</w:t>
            </w:r>
          </w:p>
        </w:tc>
      </w:tr>
      <w:tr w:rsidR="00FE73BB" w:rsidRPr="00FE73BB" w:rsidTr="00D01CF6">
        <w:tc>
          <w:tcPr>
            <w:tcW w:w="2361" w:type="pct"/>
            <w:shd w:val="clear" w:color="auto" w:fill="F2F2F2" w:themeFill="background1" w:themeFillShade="F2"/>
          </w:tcPr>
          <w:p w:rsidR="00FE73BB" w:rsidRPr="00FE73BB" w:rsidRDefault="00510CFC" w:rsidP="00C0660B">
            <w:pPr>
              <w:pStyle w:val="NormalTabela"/>
              <w:rPr>
                <w:rFonts w:ascii="Arial Narrow" w:eastAsia="Calibri" w:hAnsi="Arial Narrow"/>
                <w:sz w:val="22"/>
                <w:szCs w:val="22"/>
                <w:lang w:eastAsia="en-US"/>
              </w:rPr>
            </w:pPr>
            <w:r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  <w:t>Frente</w:t>
            </w:r>
            <w:r w:rsidR="00FE73BB" w:rsidRPr="00FE73BB"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  <w:t xml:space="preserve">: </w:t>
            </w:r>
          </w:p>
        </w:tc>
        <w:tc>
          <w:tcPr>
            <w:tcW w:w="2639" w:type="pct"/>
            <w:shd w:val="clear" w:color="auto" w:fill="F2F2F2" w:themeFill="background1" w:themeFillShade="F2"/>
          </w:tcPr>
          <w:p w:rsidR="00FE73BB" w:rsidRPr="00FE73BB" w:rsidRDefault="00510CFC" w:rsidP="00C0660B">
            <w:pPr>
              <w:pStyle w:val="NormalTabela"/>
              <w:rPr>
                <w:rFonts w:ascii="Arial Narrow" w:eastAsia="Calibri" w:hAnsi="Arial Narrow"/>
                <w:color w:val="00B0F0"/>
                <w:sz w:val="22"/>
                <w:szCs w:val="22"/>
                <w:lang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  <w:t>ADMVENDAS</w:t>
            </w:r>
          </w:p>
        </w:tc>
      </w:tr>
      <w:tr w:rsidR="00FE73BB" w:rsidRPr="00FE73BB" w:rsidTr="00D01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61" w:type="pct"/>
            <w:shd w:val="clear" w:color="auto" w:fill="D9D9D9" w:themeFill="background1" w:themeFillShade="D9"/>
          </w:tcPr>
          <w:p w:rsidR="00FE73BB" w:rsidRPr="00FE73BB" w:rsidRDefault="00510CFC" w:rsidP="00A75397">
            <w:pPr>
              <w:pStyle w:val="NormalTabela"/>
              <w:rPr>
                <w:rFonts w:ascii="Arial Narrow" w:eastAsia="Calibri" w:hAnsi="Arial Narrow"/>
                <w:b/>
                <w:sz w:val="22"/>
                <w:szCs w:val="22"/>
                <w:highlight w:val="yellow"/>
                <w:lang w:val="pt-BR" w:eastAsia="en-US"/>
              </w:rPr>
            </w:pPr>
            <w:r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t>Módulo:</w:t>
            </w:r>
            <w:r w:rsidR="00FE73BB" w:rsidRPr="00FE73BB"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t xml:space="preserve"> </w:t>
            </w:r>
          </w:p>
        </w:tc>
        <w:tc>
          <w:tcPr>
            <w:tcW w:w="2639" w:type="pct"/>
            <w:shd w:val="clear" w:color="auto" w:fill="D9D9D9" w:themeFill="background1" w:themeFillShade="D9"/>
          </w:tcPr>
          <w:p w:rsidR="00FE73BB" w:rsidRPr="00FE73BB" w:rsidRDefault="00510CFC" w:rsidP="00C0660B">
            <w:pPr>
              <w:pStyle w:val="NormalTabela"/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  <w:t>CTT</w:t>
            </w:r>
          </w:p>
        </w:tc>
      </w:tr>
      <w:tr w:rsidR="00FE73BB" w:rsidRPr="00FE73BB" w:rsidTr="00D01CF6">
        <w:tc>
          <w:tcPr>
            <w:tcW w:w="2361" w:type="pct"/>
            <w:shd w:val="clear" w:color="auto" w:fill="F2F2F2" w:themeFill="background1" w:themeFillShade="F2"/>
          </w:tcPr>
          <w:p w:rsidR="00FE73BB" w:rsidRPr="00FE73BB" w:rsidRDefault="00FE73BB" w:rsidP="00A75397">
            <w:pPr>
              <w:pStyle w:val="NormalTabela"/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</w:pPr>
            <w:r w:rsidRPr="00FE73BB">
              <w:rPr>
                <w:rFonts w:ascii="Arial Narrow" w:eastAsia="Calibri" w:hAnsi="Arial Narrow"/>
                <w:b/>
                <w:sz w:val="22"/>
                <w:szCs w:val="22"/>
                <w:lang w:eastAsia="en-US"/>
              </w:rPr>
              <w:t xml:space="preserve">Banco de Dados: </w:t>
            </w:r>
          </w:p>
        </w:tc>
        <w:tc>
          <w:tcPr>
            <w:tcW w:w="2639" w:type="pct"/>
            <w:shd w:val="clear" w:color="auto" w:fill="F2F2F2" w:themeFill="background1" w:themeFillShade="F2"/>
          </w:tcPr>
          <w:p w:rsidR="00FE73BB" w:rsidRPr="00FE73BB" w:rsidRDefault="00510CFC" w:rsidP="00C0660B">
            <w:pPr>
              <w:pStyle w:val="NormalTabela"/>
              <w:rPr>
                <w:rFonts w:ascii="Arial Narrow" w:eastAsia="Calibri" w:hAnsi="Arial Narrow"/>
                <w:color w:val="00B0F0"/>
                <w:sz w:val="22"/>
                <w:szCs w:val="22"/>
                <w:lang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eastAsia="en-US"/>
              </w:rPr>
              <w:t>TOPCONNECT</w:t>
            </w:r>
          </w:p>
        </w:tc>
      </w:tr>
      <w:tr w:rsidR="00FE73BB" w:rsidRPr="00FE73BB" w:rsidTr="00D01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tcW w:w="5000" w:type="pct"/>
            <w:gridSpan w:val="2"/>
            <w:shd w:val="clear" w:color="auto" w:fill="FFFFFF" w:themeFill="background1"/>
          </w:tcPr>
          <w:p w:rsidR="00FE73BB" w:rsidRPr="00FE73BB" w:rsidRDefault="00FE73BB" w:rsidP="00C0660B">
            <w:pPr>
              <w:pStyle w:val="NormalTabela"/>
              <w:ind w:left="397"/>
              <w:rPr>
                <w:rFonts w:ascii="Arial Narrow" w:eastAsia="Calibri" w:hAnsi="Arial Narrow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</w:p>
        </w:tc>
      </w:tr>
      <w:tr w:rsidR="00FE73BB" w:rsidRPr="00FE73BB" w:rsidTr="00D01CF6">
        <w:tc>
          <w:tcPr>
            <w:tcW w:w="5000" w:type="pct"/>
            <w:gridSpan w:val="2"/>
            <w:shd w:val="clear" w:color="auto" w:fill="4F81BD" w:themeFill="accent1"/>
          </w:tcPr>
          <w:p w:rsidR="00FE73BB" w:rsidRPr="00FE73BB" w:rsidRDefault="00FE73BB" w:rsidP="00BD4F0D">
            <w:pPr>
              <w:pStyle w:val="NormalTabela"/>
              <w:numPr>
                <w:ilvl w:val="0"/>
                <w:numId w:val="33"/>
              </w:numPr>
              <w:ind w:left="397"/>
              <w:rPr>
                <w:rFonts w:ascii="Arial Narrow" w:eastAsia="Calibri" w:hAnsi="Arial Narrow"/>
                <w:b/>
                <w:bCs/>
                <w:color w:val="FFFFFF" w:themeColor="background1"/>
                <w:sz w:val="22"/>
                <w:szCs w:val="22"/>
                <w:lang w:val="pt-BR" w:eastAsia="en-US"/>
              </w:rPr>
            </w:pPr>
            <w:r w:rsidRPr="00FE73BB">
              <w:rPr>
                <w:rFonts w:ascii="Arial Narrow" w:eastAsia="Calibri" w:hAnsi="Arial Narrow"/>
                <w:b/>
                <w:bCs/>
                <w:color w:val="FFFFFF" w:themeColor="background1"/>
                <w:sz w:val="22"/>
                <w:szCs w:val="22"/>
                <w:lang w:val="pt-BR" w:eastAsia="en-US"/>
              </w:rPr>
              <w:t xml:space="preserve">Evidência e sequência do passo a passo </w:t>
            </w:r>
          </w:p>
        </w:tc>
      </w:tr>
      <w:tr w:rsidR="00FE73BB" w:rsidRPr="00FE73BB" w:rsidTr="00D01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:rsidR="00FE73BB" w:rsidRDefault="00FE73BB" w:rsidP="00C0660B">
            <w:pPr>
              <w:pStyle w:val="NormalTabela"/>
              <w:jc w:val="both"/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</w:pPr>
            <w:r w:rsidRPr="00FE73BB"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t>Teste Unitário (</w:t>
            </w:r>
            <w:r w:rsidR="005953B4"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t xml:space="preserve">SQA) </w:t>
            </w:r>
          </w:p>
          <w:p w:rsidR="00E131EB" w:rsidRDefault="00E131EB" w:rsidP="00876A10">
            <w:pPr>
              <w:pStyle w:val="NormalTabela"/>
              <w:jc w:val="both"/>
              <w:rPr>
                <w:rFonts w:ascii="Arial Narrow" w:eastAsia="Calibri" w:hAnsi="Arial Narrow"/>
                <w:i/>
                <w:color w:val="00B0F0"/>
                <w:sz w:val="16"/>
                <w:szCs w:val="16"/>
                <w:lang w:val="pt-BR" w:eastAsia="en-US"/>
              </w:rPr>
            </w:pPr>
          </w:p>
          <w:p w:rsidR="00BB412F" w:rsidRPr="006D3410" w:rsidRDefault="00BB412F" w:rsidP="00BB412F">
            <w:pPr>
              <w:pStyle w:val="NormalTabela"/>
              <w:numPr>
                <w:ilvl w:val="0"/>
                <w:numId w:val="38"/>
              </w:numPr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  <w:r w:rsidRPr="006D3410"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>Acesso a</w:t>
            </w:r>
            <w:r w:rsidR="002160D9"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>o pagina da pesquisa de satisfação</w:t>
            </w:r>
            <w:r w:rsidRPr="006D3410"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>;</w:t>
            </w:r>
          </w:p>
          <w:p w:rsidR="006D3410" w:rsidRDefault="004504D0" w:rsidP="00876A10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10320" w:dyaOrig="82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6pt;height:410.25pt" o:ole="">
                  <v:imagedata r:id="rId8" o:title=""/>
                </v:shape>
                <o:OLEObject Type="Embed" ProgID="PBrush" ShapeID="_x0000_i1025" DrawAspect="Content" ObjectID="_1491672170" r:id="rId9"/>
              </w:object>
            </w:r>
          </w:p>
          <w:p w:rsidR="004504D0" w:rsidRDefault="00A73185" w:rsidP="00876A10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4995" w:dyaOrig="5640">
                <v:shape id="_x0000_i1026" type="#_x0000_t75" style="width:249.75pt;height:282pt" o:ole="">
                  <v:imagedata r:id="rId10" o:title=""/>
                </v:shape>
                <o:OLEObject Type="Embed" ProgID="PBrush" ShapeID="_x0000_i1026" DrawAspect="Content" ObjectID="_1491672171" r:id="rId11"/>
              </w:object>
            </w:r>
          </w:p>
          <w:p w:rsidR="00A73185" w:rsidRPr="00A73185" w:rsidRDefault="00A73185" w:rsidP="00876A10">
            <w:pPr>
              <w:pStyle w:val="NormalTabela"/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O CPF informado deverá estar alocado em uma turma (de qualquer filial empresa 00-TOTVS), e com status 1-Confirmado, 5-Cortesia ou 6-Realocado</w:t>
            </w:r>
            <w:r w:rsidR="002D7E14">
              <w:rPr>
                <w:b/>
                <w:color w:val="FF0000"/>
              </w:rPr>
              <w:t>, caso as condições não sejam atendidas será apresentada a mensagem acima</w:t>
            </w:r>
          </w:p>
          <w:p w:rsidR="006300B8" w:rsidRDefault="006300B8" w:rsidP="00876A10">
            <w:pPr>
              <w:pStyle w:val="NormalTabela"/>
              <w:jc w:val="both"/>
              <w:rPr>
                <w:rFonts w:ascii="Arial Narrow" w:eastAsia="Calibri" w:hAnsi="Arial Narrow"/>
                <w:i/>
                <w:color w:val="00B0F0"/>
                <w:sz w:val="16"/>
                <w:szCs w:val="16"/>
                <w:lang w:val="pt-BR" w:eastAsia="en-US"/>
              </w:rPr>
            </w:pPr>
          </w:p>
          <w:p w:rsidR="00BF4723" w:rsidRDefault="00E65D5D" w:rsidP="00BF4723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15765" w:dyaOrig="3990">
                <v:shape id="_x0000_i1027" type="#_x0000_t75" style="width:524.25pt;height:132.75pt" o:ole="">
                  <v:imagedata r:id="rId12" o:title=""/>
                </v:shape>
                <o:OLEObject Type="Embed" ProgID="PBrush" ShapeID="_x0000_i1027" DrawAspect="Content" ObjectID="_1491672172" r:id="rId13"/>
              </w:object>
            </w:r>
          </w:p>
          <w:p w:rsidR="009E67A5" w:rsidRPr="009E67A5" w:rsidRDefault="009E67A5" w:rsidP="00BF4723">
            <w:pPr>
              <w:pStyle w:val="NormalTabela"/>
              <w:jc w:val="both"/>
              <w:rPr>
                <w:b/>
                <w:color w:val="FF0000"/>
              </w:rPr>
            </w:pPr>
            <w:r w:rsidRPr="009E67A5">
              <w:rPr>
                <w:b/>
                <w:color w:val="FF0000"/>
              </w:rPr>
              <w:t>Caso</w:t>
            </w:r>
            <w:r>
              <w:rPr>
                <w:b/>
                <w:color w:val="FF0000"/>
              </w:rPr>
              <w:t xml:space="preserve"> o CPF informado tiver alocações será apresentada a lista de cursos realizados (com a indicação “Pesquisa Respondida” e/ou botão disponível para seleção </w:t>
            </w:r>
            <w:r w:rsidR="00042BDD">
              <w:rPr>
                <w:b/>
                <w:color w:val="FF0000"/>
              </w:rPr>
              <w:t>para turmas ainda não respondidas</w:t>
            </w:r>
            <w:r w:rsidR="009704B5">
              <w:rPr>
                <w:b/>
                <w:color w:val="FF0000"/>
              </w:rPr>
              <w:t>.</w:t>
            </w:r>
          </w:p>
          <w:p w:rsidR="00B71EC6" w:rsidRDefault="00B71EC6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BB67EE" w:rsidRDefault="00BB67EE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5B6FD6" w:rsidRDefault="0035142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  <w:r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 xml:space="preserve">Após a seleção </w:t>
            </w:r>
            <w:r w:rsidR="00CF545A"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 xml:space="preserve">da turma será apresentada a lista das perguntas pré-configuradas, conforme </w:t>
            </w:r>
            <w:r w:rsidR="00CF545A" w:rsidRPr="00CF545A"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>CTT0025 - Evidencia de Testes - CTT - AdmVendas - Cadastro Pergunta de Pesquisa</w:t>
            </w:r>
            <w:r w:rsidR="00CF545A"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t>.</w:t>
            </w:r>
          </w:p>
          <w:p w:rsidR="00CF545A" w:rsidRDefault="00CF545A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CF545A" w:rsidRDefault="00BB67EE" w:rsidP="005D31FD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10185" w:dyaOrig="7680">
                <v:shape id="_x0000_i1028" type="#_x0000_t75" style="width:509.25pt;height:384pt" o:ole="">
                  <v:imagedata r:id="rId14" o:title=""/>
                </v:shape>
                <o:OLEObject Type="Embed" ProgID="PBrush" ShapeID="_x0000_i1028" DrawAspect="Content" ObjectID="_1491672173" r:id="rId15"/>
              </w:object>
            </w:r>
          </w:p>
          <w:p w:rsidR="003B017D" w:rsidRDefault="003B017D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5D31FD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EB77E7" w:rsidRDefault="00EB77E7" w:rsidP="00EB77E7">
            <w:pPr>
              <w:pStyle w:val="NormalTabela"/>
              <w:numPr>
                <w:ilvl w:val="0"/>
                <w:numId w:val="38"/>
              </w:numPr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  <w:r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  <w:lastRenderedPageBreak/>
              <w:t>Envio do e-mail da pesquisa do satisfação para o Aluno / Professor e destinarios copiados no cadastro de Assunto do EMail da Pesquisa de satisfação</w:t>
            </w:r>
          </w:p>
          <w:p w:rsidR="00EB77E7" w:rsidRDefault="006B5FD7" w:rsidP="00EB77E7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  <w:r>
              <w:rPr>
                <w:rFonts w:cs="Times New Roman"/>
                <w:lang w:val="pt-BR"/>
              </w:rPr>
              <w:object w:dxaOrig="9675" w:dyaOrig="8280">
                <v:shape id="_x0000_i1029" type="#_x0000_t75" style="width:483.75pt;height:414pt" o:ole="">
                  <v:imagedata r:id="rId16" o:title=""/>
                </v:shape>
                <o:OLEObject Type="Embed" ProgID="PBrush" ShapeID="_x0000_i1029" DrawAspect="Content" ObjectID="_1491672174" r:id="rId17"/>
              </w:object>
            </w:r>
          </w:p>
          <w:p w:rsidR="00EB77E7" w:rsidRPr="00430620" w:rsidRDefault="00EB15A7" w:rsidP="00EB77E7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EMail para o Aluno</w:t>
            </w:r>
          </w:p>
          <w:p w:rsidR="00EB15A7" w:rsidRDefault="00EB15A7" w:rsidP="00EB77E7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6B5FD7" w:rsidRDefault="004447B5" w:rsidP="00EB77E7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  <w:r>
              <w:rPr>
                <w:rFonts w:cs="Times New Roman"/>
                <w:lang w:val="pt-BR"/>
              </w:rPr>
              <w:object w:dxaOrig="9090" w:dyaOrig="8100">
                <v:shape id="_x0000_i1030" type="#_x0000_t75" style="width:454.5pt;height:405pt" o:ole="">
                  <v:imagedata r:id="rId18" o:title=""/>
                </v:shape>
                <o:OLEObject Type="Embed" ProgID="PBrush" ShapeID="_x0000_i1030" DrawAspect="Content" ObjectID="_1491672175" r:id="rId19"/>
              </w:object>
            </w:r>
          </w:p>
          <w:p w:rsidR="00EB15A7" w:rsidRPr="00430620" w:rsidRDefault="00EB15A7" w:rsidP="00EB15A7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EMail para o Professor</w:t>
            </w:r>
          </w:p>
          <w:p w:rsidR="004447B5" w:rsidRDefault="00E20F79" w:rsidP="00EB77E7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9030" w:dyaOrig="4395">
                <v:shape id="_x0000_i1031" type="#_x0000_t75" style="width:451.5pt;height:219.75pt" o:ole="">
                  <v:imagedata r:id="rId20" o:title=""/>
                </v:shape>
                <o:OLEObject Type="Embed" ProgID="PBrush" ShapeID="_x0000_i1031" DrawAspect="Content" ObjectID="_1491672176" r:id="rId21"/>
              </w:object>
            </w:r>
          </w:p>
          <w:p w:rsidR="00E20F79" w:rsidRDefault="00E20F79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 xml:space="preserve">EMail para o </w:t>
            </w:r>
            <w:r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departamento 1-Comercial</w:t>
            </w:r>
          </w:p>
          <w:p w:rsidR="0030469A" w:rsidRDefault="00C301C8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>
              <w:rPr>
                <w:rFonts w:cs="Times New Roman"/>
                <w:lang w:val="pt-BR"/>
              </w:rPr>
              <w:object w:dxaOrig="9810" w:dyaOrig="5295">
                <v:shape id="_x0000_i1032" type="#_x0000_t75" style="width:490.5pt;height:264.75pt" o:ole="">
                  <v:imagedata r:id="rId22" o:title=""/>
                </v:shape>
                <o:OLEObject Type="Embed" ProgID="PBrush" ShapeID="_x0000_i1032" DrawAspect="Content" ObjectID="_1491672177" r:id="rId23"/>
              </w:object>
            </w:r>
          </w:p>
          <w:p w:rsidR="0030469A" w:rsidRDefault="0030469A" w:rsidP="0030469A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 xml:space="preserve">EMail para o </w:t>
            </w:r>
            <w:r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departamento 2-Secretária</w:t>
            </w:r>
          </w:p>
          <w:p w:rsidR="0030469A" w:rsidRDefault="0030469A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</w:p>
          <w:p w:rsidR="00E46763" w:rsidRDefault="00F70E28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>
              <w:rPr>
                <w:rFonts w:cs="Times New Roman"/>
                <w:lang w:val="pt-BR"/>
              </w:rPr>
              <w:object w:dxaOrig="7965" w:dyaOrig="5940">
                <v:shape id="_x0000_i1033" type="#_x0000_t75" style="width:398.25pt;height:297pt" o:ole="">
                  <v:imagedata r:id="rId24" o:title=""/>
                </v:shape>
                <o:OLEObject Type="Embed" ProgID="PBrush" ShapeID="_x0000_i1033" DrawAspect="Content" ObjectID="_1491672178" r:id="rId25"/>
              </w:object>
            </w:r>
          </w:p>
          <w:p w:rsidR="00116156" w:rsidRDefault="00116156" w:rsidP="00116156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 xml:space="preserve">EMail para o </w:t>
            </w:r>
            <w:r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departamento 3-Ins</w:t>
            </w:r>
            <w:r w:rsidR="00E46763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trutoria</w:t>
            </w:r>
          </w:p>
          <w:p w:rsidR="00C301C8" w:rsidRDefault="00C301C8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</w:p>
          <w:p w:rsidR="0030469A" w:rsidRDefault="0030469A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</w:p>
          <w:p w:rsidR="00F70E28" w:rsidRDefault="00F70E28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</w:p>
          <w:p w:rsidR="00F70E28" w:rsidRDefault="00CC4774" w:rsidP="00E20F79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9585" w:dyaOrig="6210">
                <v:shape id="_x0000_i1034" type="#_x0000_t75" style="width:479.25pt;height:310.5pt" o:ole="">
                  <v:imagedata r:id="rId26" o:title=""/>
                </v:shape>
                <o:OLEObject Type="Embed" ProgID="PBrush" ShapeID="_x0000_i1034" DrawAspect="Content" ObjectID="_1491672179" r:id="rId27"/>
              </w:object>
            </w:r>
          </w:p>
          <w:p w:rsidR="00CC4774" w:rsidRDefault="00CC4774" w:rsidP="00CC4774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 xml:space="preserve">EMail para o </w:t>
            </w:r>
            <w:r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departamento 4-Cloud (Infra)</w:t>
            </w:r>
          </w:p>
          <w:p w:rsidR="00CC4774" w:rsidRDefault="00CC4774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</w:p>
          <w:p w:rsidR="006754E6" w:rsidRPr="00430620" w:rsidRDefault="00D013A6" w:rsidP="00E20F79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>
              <w:object w:dxaOrig="10035" w:dyaOrig="7755">
                <v:shape id="_x0000_i1036" type="#_x0000_t75" style="width:501.75pt;height:387.75pt" o:ole="">
                  <v:imagedata r:id="rId28" o:title=""/>
                </v:shape>
                <o:OLEObject Type="Embed" ProgID="PBrush" ShapeID="_x0000_i1036" DrawAspect="Content" ObjectID="_1491672180" r:id="rId29"/>
              </w:object>
            </w:r>
            <w:bookmarkStart w:id="0" w:name="_GoBack"/>
            <w:bookmarkEnd w:id="0"/>
          </w:p>
          <w:p w:rsidR="00A573B6" w:rsidRDefault="00A573B6" w:rsidP="00A573B6">
            <w:pPr>
              <w:pStyle w:val="NormalTabela"/>
              <w:jc w:val="both"/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</w:pPr>
            <w:r w:rsidRPr="00430620"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 xml:space="preserve">EMail para o </w:t>
            </w:r>
            <w:r>
              <w:rPr>
                <w:rFonts w:ascii="Arial Narrow" w:eastAsia="Calibri" w:hAnsi="Arial Narrow"/>
                <w:b/>
                <w:i/>
                <w:color w:val="FF0000"/>
                <w:sz w:val="22"/>
                <w:szCs w:val="22"/>
                <w:lang w:val="pt-BR" w:eastAsia="en-US"/>
              </w:rPr>
              <w:t>departamento 5-Aluno</w:t>
            </w:r>
          </w:p>
          <w:p w:rsidR="00E20F79" w:rsidRDefault="00E20F79" w:rsidP="00EB77E7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  <w:p w:rsidR="00882B39" w:rsidRDefault="00882B39" w:rsidP="00EB77E7">
            <w:pPr>
              <w:pStyle w:val="NormalTabela"/>
              <w:jc w:val="both"/>
            </w:pPr>
            <w:r>
              <w:rPr>
                <w:rFonts w:cs="Times New Roman"/>
                <w:lang w:val="pt-BR"/>
              </w:rPr>
              <w:object w:dxaOrig="11295" w:dyaOrig="6810">
                <v:shape id="_x0000_i1035" type="#_x0000_t75" style="width:524.25pt;height:315.75pt" o:ole="">
                  <v:imagedata r:id="rId30" o:title=""/>
                </v:shape>
                <o:OLEObject Type="Embed" ProgID="PBrush" ShapeID="_x0000_i1035" DrawAspect="Content" ObjectID="_1491672181" r:id="rId31"/>
              </w:object>
            </w:r>
          </w:p>
          <w:p w:rsidR="00882B39" w:rsidRPr="00882B39" w:rsidRDefault="00882B39" w:rsidP="00EB77E7">
            <w:pPr>
              <w:pStyle w:val="NormalTabela"/>
              <w:jc w:val="both"/>
              <w:rPr>
                <w:b/>
                <w:color w:val="FF0000"/>
              </w:rPr>
            </w:pPr>
            <w:r w:rsidRPr="00882B39">
              <w:rPr>
                <w:b/>
                <w:color w:val="FF0000"/>
              </w:rPr>
              <w:t>Configurações da cópia do e-mail de pesquisa de satisfaçao por Departamento</w:t>
            </w:r>
          </w:p>
          <w:p w:rsidR="00882B39" w:rsidRPr="00EB77E7" w:rsidRDefault="00882B39" w:rsidP="00EB77E7">
            <w:pPr>
              <w:pStyle w:val="NormalTabela"/>
              <w:jc w:val="both"/>
              <w:rPr>
                <w:rFonts w:ascii="Arial Narrow" w:eastAsia="Calibri" w:hAnsi="Arial Narrow"/>
                <w:i/>
                <w:sz w:val="22"/>
                <w:szCs w:val="22"/>
                <w:lang w:val="pt-BR" w:eastAsia="en-US"/>
              </w:rPr>
            </w:pPr>
          </w:p>
        </w:tc>
      </w:tr>
      <w:tr w:rsidR="00FE73BB" w:rsidRPr="00FE73BB" w:rsidTr="00D01CF6">
        <w:tc>
          <w:tcPr>
            <w:tcW w:w="5000" w:type="pct"/>
            <w:gridSpan w:val="2"/>
            <w:shd w:val="clear" w:color="auto" w:fill="F2F2F2" w:themeFill="background1" w:themeFillShade="F2"/>
          </w:tcPr>
          <w:p w:rsidR="00FE73BB" w:rsidRPr="00FE73BB" w:rsidRDefault="00FE73BB" w:rsidP="00C0660B">
            <w:pPr>
              <w:pStyle w:val="NormalTabela"/>
              <w:jc w:val="both"/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</w:pPr>
            <w:r w:rsidRPr="00FE73BB"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lastRenderedPageBreak/>
              <w:t>Teste Integrado (Equipe de Testes)</w:t>
            </w:r>
          </w:p>
          <w:p w:rsidR="00FE73BB" w:rsidRPr="00FE73BB" w:rsidRDefault="00E34BC3" w:rsidP="00C0660B">
            <w:pPr>
              <w:pStyle w:val="NormalTabela"/>
              <w:jc w:val="both"/>
              <w:rPr>
                <w:rFonts w:ascii="Arial Narrow" w:eastAsia="Calibri" w:hAnsi="Arial Narrow"/>
                <w:i/>
                <w:color w:val="00B0F0"/>
                <w:sz w:val="22"/>
                <w:szCs w:val="22"/>
                <w:lang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  <w:t>Não há</w:t>
            </w:r>
          </w:p>
        </w:tc>
      </w:tr>
      <w:tr w:rsidR="00FE73BB" w:rsidRPr="00FE73BB" w:rsidTr="00D01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:rsidR="00FE73BB" w:rsidRPr="00FE73BB" w:rsidRDefault="00FE73BB" w:rsidP="00C0660B">
            <w:pPr>
              <w:pStyle w:val="NormalTabela"/>
              <w:jc w:val="both"/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</w:pPr>
            <w:r w:rsidRPr="00FE73BB"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t>Teste Automatizado (Central de Automação)</w:t>
            </w:r>
            <w:r w:rsidRPr="00FE73BB">
              <w:rPr>
                <w:rFonts w:ascii="Arial Narrow" w:eastAsia="Calibri" w:hAnsi="Arial Narrow"/>
                <w:sz w:val="22"/>
                <w:szCs w:val="22"/>
                <w:lang w:val="pt-BR" w:eastAsia="en-US"/>
              </w:rPr>
              <w:t xml:space="preserve"> </w:t>
            </w:r>
          </w:p>
          <w:p w:rsidR="00FE73BB" w:rsidRPr="00FE73BB" w:rsidRDefault="00E34BC3" w:rsidP="00E34BC3">
            <w:pPr>
              <w:pStyle w:val="NormalTabela"/>
              <w:jc w:val="both"/>
              <w:rPr>
                <w:rFonts w:ascii="Arial Narrow" w:eastAsia="Calibri" w:hAnsi="Arial Narrow"/>
                <w:b/>
                <w:color w:val="00B0F0"/>
                <w:sz w:val="22"/>
                <w:szCs w:val="22"/>
                <w:highlight w:val="yellow"/>
                <w:lang w:val="pt-BR"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  <w:t>Não há</w:t>
            </w:r>
          </w:p>
        </w:tc>
      </w:tr>
      <w:tr w:rsidR="00FE73BB" w:rsidRPr="00FE73BB" w:rsidTr="00D01CF6">
        <w:tc>
          <w:tcPr>
            <w:tcW w:w="5000" w:type="pct"/>
            <w:gridSpan w:val="2"/>
            <w:shd w:val="clear" w:color="auto" w:fill="F2F2F2" w:themeFill="background1" w:themeFillShade="F2"/>
          </w:tcPr>
          <w:p w:rsidR="00FE73BB" w:rsidRPr="00FE73BB" w:rsidRDefault="00FE73BB" w:rsidP="00C0660B">
            <w:pPr>
              <w:pStyle w:val="NormalTabela"/>
              <w:jc w:val="both"/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</w:pPr>
            <w:r w:rsidRPr="00FE73BB">
              <w:rPr>
                <w:rFonts w:ascii="Arial Narrow" w:eastAsia="Calibri" w:hAnsi="Arial Narrow"/>
                <w:b/>
                <w:sz w:val="22"/>
                <w:szCs w:val="22"/>
                <w:lang w:val="pt-BR" w:eastAsia="en-US"/>
              </w:rPr>
              <w:t>Dicionário de Dados (Codificação)</w:t>
            </w:r>
            <w:r w:rsidRPr="00FE73BB">
              <w:rPr>
                <w:rFonts w:ascii="Arial Narrow" w:eastAsia="Calibri" w:hAnsi="Arial Narrow"/>
                <w:sz w:val="22"/>
                <w:szCs w:val="22"/>
                <w:lang w:val="pt-BR" w:eastAsia="en-US"/>
              </w:rPr>
              <w:t xml:space="preserve"> </w:t>
            </w:r>
          </w:p>
          <w:p w:rsidR="00FE73BB" w:rsidRPr="00FE73BB" w:rsidRDefault="00E34BC3" w:rsidP="00E34BC3">
            <w:pPr>
              <w:rPr>
                <w:rFonts w:eastAsia="Calibri" w:cs="Times New Roman"/>
                <w:color w:val="00B0F0"/>
                <w:lang w:val="pt-BR"/>
              </w:rPr>
            </w:pPr>
            <w:r>
              <w:rPr>
                <w:rFonts w:eastAsia="Calibri"/>
                <w:color w:val="00B0F0"/>
                <w:lang w:val="pt-BR"/>
              </w:rPr>
              <w:t>Não há</w:t>
            </w:r>
          </w:p>
        </w:tc>
      </w:tr>
    </w:tbl>
    <w:p w:rsidR="00FE73BB" w:rsidRPr="00FE73BB" w:rsidRDefault="00FE73BB" w:rsidP="00FE73BB">
      <w:pPr>
        <w:rPr>
          <w:ins w:id="1" w:author="ana.aguiar" w:date="2013-11-12T16:50:00Z"/>
        </w:rPr>
      </w:pPr>
    </w:p>
    <w:tbl>
      <w:tblPr>
        <w:tblStyle w:val="GradeMdia3-nfase1"/>
        <w:tblW w:w="4913" w:type="pct"/>
        <w:tblInd w:w="108" w:type="dxa"/>
        <w:tblLook w:val="0420" w:firstRow="1" w:lastRow="0" w:firstColumn="0" w:lastColumn="0" w:noHBand="0" w:noVBand="1"/>
      </w:tblPr>
      <w:tblGrid>
        <w:gridCol w:w="10520"/>
      </w:tblGrid>
      <w:tr w:rsidR="00FE73BB" w:rsidRPr="00FE73BB" w:rsidTr="00C06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:rsidR="00FE73BB" w:rsidRPr="00FE73BB" w:rsidRDefault="00FE73BB" w:rsidP="00964360">
            <w:pPr>
              <w:pStyle w:val="NormalTabela"/>
              <w:numPr>
                <w:ilvl w:val="0"/>
                <w:numId w:val="37"/>
              </w:numPr>
              <w:ind w:left="397"/>
              <w:rPr>
                <w:rFonts w:ascii="Arial Narrow" w:eastAsia="Calibri" w:hAnsi="Arial Narrow"/>
                <w:b w:val="0"/>
                <w:bCs w:val="0"/>
                <w:sz w:val="22"/>
                <w:szCs w:val="22"/>
                <w:lang w:eastAsia="en-US"/>
              </w:rPr>
            </w:pPr>
            <w:r w:rsidRPr="00FE73BB">
              <w:rPr>
                <w:rFonts w:ascii="Arial Narrow" w:eastAsia="Calibri" w:hAnsi="Arial Narrow"/>
                <w:sz w:val="22"/>
                <w:szCs w:val="22"/>
                <w:lang w:eastAsia="en-US"/>
              </w:rPr>
              <w:t xml:space="preserve">Outras Evidências </w:t>
            </w:r>
          </w:p>
        </w:tc>
      </w:tr>
      <w:tr w:rsidR="00FE73BB" w:rsidRPr="00FE73BB" w:rsidTr="00FE7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shd w:val="clear" w:color="auto" w:fill="F2F2F2" w:themeFill="background1" w:themeFillShade="F2"/>
          </w:tcPr>
          <w:p w:rsidR="00FE73BB" w:rsidRPr="00FE73BB" w:rsidRDefault="00E34BC3" w:rsidP="00C0660B">
            <w:pPr>
              <w:pStyle w:val="NormalTabela"/>
              <w:rPr>
                <w:rFonts w:ascii="Arial Narrow" w:eastAsia="Calibri" w:hAnsi="Arial Narrow"/>
                <w:color w:val="00B0F0"/>
                <w:sz w:val="22"/>
                <w:szCs w:val="22"/>
                <w:highlight w:val="yellow"/>
                <w:lang w:val="pt-BR" w:eastAsia="en-US"/>
              </w:rPr>
            </w:pPr>
            <w:r>
              <w:rPr>
                <w:rFonts w:ascii="Arial Narrow" w:eastAsia="Calibri" w:hAnsi="Arial Narrow"/>
                <w:color w:val="00B0F0"/>
                <w:sz w:val="22"/>
                <w:szCs w:val="22"/>
                <w:lang w:val="pt-BR" w:eastAsia="en-US"/>
              </w:rPr>
              <w:t>Não há</w:t>
            </w:r>
          </w:p>
        </w:tc>
      </w:tr>
    </w:tbl>
    <w:p w:rsidR="00FE73BB" w:rsidRPr="00A20E35" w:rsidRDefault="00FE73BB" w:rsidP="00D01CF6">
      <w:pPr>
        <w:rPr>
          <w:rFonts w:asciiTheme="majorHAnsi" w:hAnsiTheme="majorHAnsi"/>
        </w:rPr>
      </w:pPr>
    </w:p>
    <w:p w:rsidR="00FE73BB" w:rsidRPr="00A20E35" w:rsidRDefault="00FE73BB" w:rsidP="00FE73BB"/>
    <w:p w:rsidR="00C7168C" w:rsidRPr="00D538BA" w:rsidRDefault="00C7168C">
      <w:pPr>
        <w:jc w:val="left"/>
        <w:rPr>
          <w:i/>
          <w:color w:val="00B0F0"/>
        </w:rPr>
      </w:pPr>
    </w:p>
    <w:sectPr w:rsidR="00C7168C" w:rsidRPr="00D538BA" w:rsidSect="00755330">
      <w:headerReference w:type="even" r:id="rId32"/>
      <w:headerReference w:type="default" r:id="rId33"/>
      <w:footerReference w:type="even" r:id="rId34"/>
      <w:footerReference w:type="default" r:id="rId35"/>
      <w:pgSz w:w="11907" w:h="16839" w:code="9"/>
      <w:pgMar w:top="2269" w:right="708" w:bottom="1134" w:left="709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838" w:rsidRDefault="000B6838" w:rsidP="00CA5701">
      <w:r>
        <w:separator/>
      </w:r>
    </w:p>
  </w:endnote>
  <w:endnote w:type="continuationSeparator" w:id="0">
    <w:p w:rsidR="000B6838" w:rsidRDefault="000B6838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00000087" w:usb1="00000000" w:usb2="00000000" w:usb3="00000000" w:csb0="0000001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8C6" w:rsidRDefault="00742119" w:rsidP="00E261DB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column">
                <wp:posOffset>3235960</wp:posOffset>
              </wp:positionH>
              <wp:positionV relativeFrom="paragraph">
                <wp:posOffset>-212725</wp:posOffset>
              </wp:positionV>
              <wp:extent cx="161925" cy="923925"/>
              <wp:effectExtent l="6985" t="6350" r="12065" b="12700"/>
              <wp:wrapNone/>
              <wp:docPr id="9" name="AutoShap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161925" cy="923925"/>
                      </a:xfrm>
                      <a:prstGeom prst="rightBracket">
                        <a:avLst>
                          <a:gd name="adj" fmla="val 47549"/>
                        </a:avLst>
                      </a:prstGeom>
                      <a:noFill/>
                      <a:ln w="12700">
                        <a:solidFill>
                          <a:srgbClr val="009A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B61F69" id="_x0000_t86" coordsize="21600,21600" o:spt="86" adj="1800" path="m,qx21600@0l21600@1qy,21600e" filled="f">
              <v:formulas>
                <v:f eqn="val #0"/>
                <v:f eqn="sum 21600 0 #0"/>
                <v:f eqn="prod #0 9598 32768"/>
                <v:f eqn="sum 21600 0 @2"/>
              </v:formulas>
              <v:path arrowok="t" gradientshapeok="t" o:connecttype="custom" o:connectlocs="0,0;0,21600;21600,10800" textboxrect="0,@2,15274,@3"/>
              <v:handles>
                <v:h position="bottomRight,#0" yrange="0,10800"/>
              </v:handles>
            </v:shapetype>
            <v:shape id="AutoShape 45" o:spid="_x0000_s1026" type="#_x0000_t86" style="position:absolute;margin-left:254.8pt;margin-top:-16.75pt;width:12.75pt;height:72.75pt;rotation:-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" fillcolor="white [3201]" strokecolor="#009abd" strokeweight="1pt">
              <v:fill color2="#999 [1296]" focus="100%" type="gradient"/>
              <v:shadow color="#7f7f7f [1601]" opacity=".5" offset="1pt"/>
              <v:textbox inset="0,0,0,0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468C6" w:rsidRPr="000239F1" w:rsidRDefault="00E468C6" w:rsidP="000239F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9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OduQ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TU8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" filled="f" stroked="f">
              <v:path arrowok="t"/>
              <v:textbox>
                <w:txbxContent>
                  <w:p w:rsidR="00E468C6" w:rsidRPr="000239F1" w:rsidRDefault="00E468C6" w:rsidP="000239F1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margin">
                <wp:posOffset>2902585</wp:posOffset>
              </wp:positionH>
              <wp:positionV relativeFrom="page">
                <wp:posOffset>10374630</wp:posOffset>
              </wp:positionV>
              <wp:extent cx="838200" cy="236220"/>
              <wp:effectExtent l="0" t="1905" r="2540" b="0"/>
              <wp:wrapNone/>
              <wp:docPr id="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820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468C6" w:rsidRPr="00B2520C" w:rsidRDefault="00F7538D" w:rsidP="001F5C5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="00E468C6" w:rsidRPr="00B2520C">
                            <w:rPr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13A6">
                            <w:rPr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30" style="position:absolute;left:0;text-align:left;margin-left:228.55pt;margin-top:816.9pt;width:66pt;height:18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" filled="f" fillcolor="gray" stroked="f" strokecolor="#4f81bd" strokeweight="1pt">
              <v:textbox inset="0,0,0,0">
                <w:txbxContent>
                  <w:p w:rsidR="00E468C6" w:rsidRPr="00B2520C" w:rsidRDefault="00F7538D" w:rsidP="001F5C5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fldChar w:fldCharType="begin"/>
                    </w:r>
                    <w:r w:rsidR="00E468C6" w:rsidRPr="00B2520C">
                      <w:rPr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B2520C">
                      <w:rPr>
                        <w:sz w:val="20"/>
                        <w:szCs w:val="20"/>
                      </w:rPr>
                      <w:fldChar w:fldCharType="separate"/>
                    </w:r>
                    <w:r w:rsidR="00D013A6">
                      <w:rPr>
                        <w:noProof/>
                        <w:sz w:val="20"/>
                        <w:szCs w:val="20"/>
                      </w:rPr>
                      <w:t>8</w:t>
                    </w:r>
                    <w:r w:rsidRPr="00B2520C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8C6" w:rsidRPr="0053491F" w:rsidRDefault="00742119" w:rsidP="00CA5701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4560" behindDoc="0" locked="0" layoutInCell="1" allowOverlap="1">
              <wp:simplePos x="0" y="0"/>
              <wp:positionH relativeFrom="column">
                <wp:posOffset>3235960</wp:posOffset>
              </wp:positionH>
              <wp:positionV relativeFrom="paragraph">
                <wp:posOffset>-222250</wp:posOffset>
              </wp:positionV>
              <wp:extent cx="161925" cy="923925"/>
              <wp:effectExtent l="6985" t="6350" r="12065" b="12700"/>
              <wp:wrapNone/>
              <wp:docPr id="5" name="Auto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161925" cy="923925"/>
                      </a:xfrm>
                      <a:prstGeom prst="rightBracket">
                        <a:avLst>
                          <a:gd name="adj" fmla="val 47549"/>
                        </a:avLst>
                      </a:prstGeom>
                      <a:noFill/>
                      <a:ln w="12700">
                        <a:solidFill>
                          <a:srgbClr val="009A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4A5D2F" id="_x0000_t86" coordsize="21600,21600" o:spt="86" adj="1800" path="m,qx21600@0l21600@1qy,21600e" filled="f">
              <v:formulas>
                <v:f eqn="val #0"/>
                <v:f eqn="sum 21600 0 #0"/>
                <v:f eqn="prod #0 9598 32768"/>
                <v:f eqn="sum 21600 0 @2"/>
              </v:formulas>
              <v:path arrowok="t" gradientshapeok="t" o:connecttype="custom" o:connectlocs="0,0;0,21600;21600,10800" textboxrect="0,@2,15274,@3"/>
              <v:handles>
                <v:h position="bottomRight,#0" yrange="0,10800"/>
              </v:handles>
            </v:shapetype>
            <v:shape id="AutoShape 46" o:spid="_x0000_s1026" type="#_x0000_t86" style="position:absolute;margin-left:254.8pt;margin-top:-17.5pt;width:12.75pt;height:72.75pt;rotation:-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" fillcolor="white [3201]" strokecolor="#009abd" strokeweight="1pt">
              <v:fill color2="#999 [1296]" focus="100%" type="gradient"/>
              <v:shadow color="#7f7f7f [1601]" opacity=".5" offset="1pt"/>
              <v:textbox inset="0,0,0,0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margin">
                <wp:posOffset>-74930</wp:posOffset>
              </wp:positionH>
              <wp:positionV relativeFrom="paragraph">
                <wp:posOffset>227965</wp:posOffset>
              </wp:positionV>
              <wp:extent cx="2235200" cy="254000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468C6" w:rsidRPr="00B2520C" w:rsidRDefault="00E468C6" w:rsidP="00B2520C">
                          <w:pPr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t xml:space="preserve">Versão </w:t>
                          </w:r>
                          <w:r w:rsidR="00476C03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1" type="#_x0000_t202" style="position:absolute;left:0;text-align:left;margin-left:-5.9pt;margin-top:17.95pt;width:176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" filled="f" stroked="f">
              <v:path arrowok="t"/>
              <v:textbox>
                <w:txbxContent>
                  <w:p w:rsidR="00E468C6" w:rsidRPr="00B2520C" w:rsidRDefault="00E468C6" w:rsidP="00B2520C">
                    <w:pPr>
                      <w:jc w:val="left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t xml:space="preserve">Versão </w:t>
                    </w:r>
                    <w:r w:rsidR="00476C03">
                      <w:rPr>
                        <w:sz w:val="20"/>
                        <w:szCs w:val="20"/>
                      </w:rPr>
                      <w:t>4</w:t>
                    </w:r>
                    <w:r w:rsidRPr="00B2520C">
                      <w:rPr>
                        <w:sz w:val="20"/>
                        <w:szCs w:val="20"/>
                      </w:rPr>
                      <w:t>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margin">
                <wp:posOffset>2912110</wp:posOffset>
              </wp:positionH>
              <wp:positionV relativeFrom="page">
                <wp:posOffset>10370185</wp:posOffset>
              </wp:positionV>
              <wp:extent cx="815975" cy="214630"/>
              <wp:effectExtent l="0" t="0" r="0" b="0"/>
              <wp:wrapNone/>
              <wp:docPr id="4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5975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468C6" w:rsidRPr="00B2520C" w:rsidRDefault="00F7538D" w:rsidP="001F5C5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="00E468C6" w:rsidRPr="00B2520C">
                            <w:rPr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13A6">
                            <w:rPr>
                              <w:noProof/>
                              <w:sz w:val="20"/>
                              <w:szCs w:val="20"/>
                            </w:rPr>
                            <w:t>1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0" o:spid="_x0000_s1032" style="position:absolute;left:0;text-align:left;margin-left:229.3pt;margin-top:816.55pt;width:64.25pt;height:16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" filled="f" fillcolor="gray" stroked="f" strokecolor="#4f81bd" strokeweight="1pt">
              <v:textbox inset="0,0,0,0">
                <w:txbxContent>
                  <w:p w:rsidR="00E468C6" w:rsidRPr="00B2520C" w:rsidRDefault="00F7538D" w:rsidP="001F5C5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fldChar w:fldCharType="begin"/>
                    </w:r>
                    <w:r w:rsidR="00E468C6" w:rsidRPr="00B2520C">
                      <w:rPr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B2520C">
                      <w:rPr>
                        <w:sz w:val="20"/>
                        <w:szCs w:val="20"/>
                      </w:rPr>
                      <w:fldChar w:fldCharType="separate"/>
                    </w:r>
                    <w:r w:rsidR="00D013A6">
                      <w:rPr>
                        <w:noProof/>
                        <w:sz w:val="20"/>
                        <w:szCs w:val="20"/>
                      </w:rPr>
                      <w:t>1</w:t>
                    </w:r>
                    <w:r w:rsidRPr="00B2520C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column">
                <wp:posOffset>6156960</wp:posOffset>
              </wp:positionH>
              <wp:positionV relativeFrom="paragraph">
                <wp:posOffset>-179705</wp:posOffset>
              </wp:positionV>
              <wp:extent cx="237490" cy="548640"/>
              <wp:effectExtent l="635" t="4445" r="3175" b="0"/>
              <wp:wrapNone/>
              <wp:docPr id="3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-5400000">
                        <a:off x="0" y="0"/>
                        <a:ext cx="237490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C4BC96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D0B31C" id="Rectangle 18" o:spid="_x0000_s1026" style="position:absolute;margin-left:484.8pt;margin-top:-14.15pt;width:18.7pt;height:43.2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" filled="f" stroked="f" strokecolor="#c4bc96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838" w:rsidRDefault="000B6838" w:rsidP="00CA5701">
      <w:r>
        <w:separator/>
      </w:r>
    </w:p>
  </w:footnote>
  <w:footnote w:type="continuationSeparator" w:id="0">
    <w:p w:rsidR="000B6838" w:rsidRDefault="000B6838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8C6" w:rsidRPr="00887F50" w:rsidRDefault="00E468C6" w:rsidP="005D5B9D">
    <w:pPr>
      <w:pStyle w:val="Cabealh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10464" behindDoc="1" locked="0" layoutInCell="1" allowOverlap="1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0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42119"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35560</wp:posOffset>
              </wp:positionV>
              <wp:extent cx="5086350" cy="628650"/>
              <wp:effectExtent l="0" t="0" r="0" b="0"/>
              <wp:wrapNone/>
              <wp:docPr id="1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468C6" w:rsidRPr="00876762" w:rsidRDefault="00FE73BB" w:rsidP="00E468C6">
                          <w:pPr>
                            <w:pStyle w:val="CabealhodoSumrio"/>
                          </w:pPr>
                          <w:r>
                            <w:t>Evidência de Testes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6" type="#_x0000_t202" style="position:absolute;left:0;text-align:left;margin-left:4.3pt;margin-top:2.8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zFn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" filled="f" stroked="f">
              <v:path arrowok="t"/>
              <v:textbox>
                <w:txbxContent>
                  <w:p w:rsidR="00E468C6" w:rsidRPr="00876762" w:rsidRDefault="00FE73BB" w:rsidP="00E468C6">
                    <w:pPr>
                      <w:pStyle w:val="CabealhodoSumrio"/>
                    </w:pPr>
                    <w:r>
                      <w:t>Evidência de Testes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84862" behindDoc="1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7" name="Imagem 3" descr="C:\DOCUME~1\ADMINI~1\CONFIG~1\Temp\VMwareDnD\4b66c00e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OCUME~1\ADMINI~1\CONFIG~1\Temp\VMwareDnD\4b66c00e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468C6" w:rsidRDefault="00742119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468C6" w:rsidRPr="00514315" w:rsidRDefault="00E468C6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7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:rsidR="00E468C6" w:rsidRPr="00514315" w:rsidRDefault="00E468C6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="00E468C6">
      <w:rPr>
        <w:noProof/>
        <w:lang w:eastAsia="pt-BR"/>
      </w:rPr>
      <w:drawing>
        <wp:inline distT="0" distB="0" distL="0" distR="0">
          <wp:extent cx="246380" cy="8077835"/>
          <wp:effectExtent l="19050" t="0" r="1270" b="0"/>
          <wp:docPr id="2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8C6" w:rsidRPr="00887F50" w:rsidRDefault="00E468C6" w:rsidP="00BC2B52">
    <w:pPr>
      <w:pStyle w:val="Cabealho"/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w:drawing>
        <wp:anchor distT="0" distB="0" distL="114300" distR="114300" simplePos="0" relativeHeight="251712512" behindDoc="1" locked="0" layoutInCell="1" allowOverlap="1">
          <wp:simplePos x="0" y="0"/>
          <wp:positionH relativeFrom="column">
            <wp:posOffset>-345440</wp:posOffset>
          </wp:positionH>
          <wp:positionV relativeFrom="paragraph">
            <wp:posOffset>-364490</wp:posOffset>
          </wp:positionV>
          <wp:extent cx="247650" cy="10553700"/>
          <wp:effectExtent l="19050" t="0" r="0" b="0"/>
          <wp:wrapNone/>
          <wp:docPr id="11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42119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35560</wp:posOffset>
              </wp:positionV>
              <wp:extent cx="5086350" cy="62865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468C6" w:rsidRPr="00876762" w:rsidRDefault="00FE73BB" w:rsidP="0065283C">
                          <w:pPr>
                            <w:pStyle w:val="CabealhodoSumrio"/>
                          </w:pPr>
                          <w:r>
                            <w:t>Evidência de Testes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.3pt;margin-top:2.8pt;width:400.5pt;height:4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" filled="f" stroked="f">
              <v:path arrowok="t"/>
              <v:textbox>
                <w:txbxContent>
                  <w:p w:rsidR="00E468C6" w:rsidRPr="00876762" w:rsidRDefault="00FE73BB" w:rsidP="0065283C">
                    <w:pPr>
                      <w:pStyle w:val="CabealhodoSumrio"/>
                    </w:pPr>
                    <w:r>
                      <w:t>Evidência de Testes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83837" behindDoc="1" locked="0" layoutInCell="1" allowOverlap="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8" name="Imagem 4" descr="C:\DOCUME~1\ADMINI~1\CONFIG~1\Temp\VMwareDnD\59e5f7e2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DOCUME~1\ADMINI~1\CONFIG~1\Temp\VMwareDnD\59e5f7e2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468C6" w:rsidRPr="00887F50" w:rsidRDefault="00E468C6" w:rsidP="00AF1377">
    <w:pPr>
      <w:pStyle w:val="Cabealho"/>
      <w:ind w:firstLine="2127"/>
      <w:rPr>
        <w:b/>
        <w:color w:val="FFFFFF" w:themeColor="background1"/>
        <w:sz w:val="32"/>
        <w:szCs w:val="32"/>
      </w:rPr>
    </w:pPr>
  </w:p>
  <w:p w:rsidR="00E468C6" w:rsidRDefault="00E468C6" w:rsidP="004E042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A7711"/>
    <w:multiLevelType w:val="hybridMultilevel"/>
    <w:tmpl w:val="034A9088"/>
    <w:lvl w:ilvl="0" w:tplc="AC3E374A">
      <w:start w:val="1"/>
      <w:numFmt w:val="decimal"/>
      <w:pStyle w:val="Ttulo2"/>
      <w:lvlText w:val="%1."/>
      <w:lvlJc w:val="left"/>
      <w:pPr>
        <w:ind w:left="1505" w:hanging="360"/>
      </w:pPr>
      <w:rPr>
        <w:rFonts w:cs="Times New Roman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>
      <w:start w:val="1"/>
      <w:numFmt w:val="lowerLetter"/>
      <w:lvlText w:val="%2."/>
      <w:lvlJc w:val="left"/>
      <w:pPr>
        <w:ind w:left="2225" w:hanging="360"/>
      </w:pPr>
    </w:lvl>
    <w:lvl w:ilvl="2" w:tplc="0416001B" w:tentative="1">
      <w:start w:val="1"/>
      <w:numFmt w:val="lowerRoman"/>
      <w:lvlText w:val="%3."/>
      <w:lvlJc w:val="right"/>
      <w:pPr>
        <w:ind w:left="2945" w:hanging="180"/>
      </w:pPr>
    </w:lvl>
    <w:lvl w:ilvl="3" w:tplc="0416000F" w:tentative="1">
      <w:start w:val="1"/>
      <w:numFmt w:val="decimal"/>
      <w:lvlText w:val="%4."/>
      <w:lvlJc w:val="left"/>
      <w:pPr>
        <w:ind w:left="3665" w:hanging="360"/>
      </w:pPr>
    </w:lvl>
    <w:lvl w:ilvl="4" w:tplc="04160019" w:tentative="1">
      <w:start w:val="1"/>
      <w:numFmt w:val="lowerLetter"/>
      <w:lvlText w:val="%5."/>
      <w:lvlJc w:val="left"/>
      <w:pPr>
        <w:ind w:left="4385" w:hanging="360"/>
      </w:pPr>
    </w:lvl>
    <w:lvl w:ilvl="5" w:tplc="0416001B" w:tentative="1">
      <w:start w:val="1"/>
      <w:numFmt w:val="lowerRoman"/>
      <w:lvlText w:val="%6."/>
      <w:lvlJc w:val="right"/>
      <w:pPr>
        <w:ind w:left="5105" w:hanging="180"/>
      </w:pPr>
    </w:lvl>
    <w:lvl w:ilvl="6" w:tplc="0416000F" w:tentative="1">
      <w:start w:val="1"/>
      <w:numFmt w:val="decimal"/>
      <w:lvlText w:val="%7."/>
      <w:lvlJc w:val="left"/>
      <w:pPr>
        <w:ind w:left="5825" w:hanging="360"/>
      </w:pPr>
    </w:lvl>
    <w:lvl w:ilvl="7" w:tplc="04160019" w:tentative="1">
      <w:start w:val="1"/>
      <w:numFmt w:val="lowerLetter"/>
      <w:lvlText w:val="%8."/>
      <w:lvlJc w:val="left"/>
      <w:pPr>
        <w:ind w:left="6545" w:hanging="360"/>
      </w:pPr>
    </w:lvl>
    <w:lvl w:ilvl="8" w:tplc="0416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">
    <w:nsid w:val="0A5B77D3"/>
    <w:multiLevelType w:val="hybridMultilevel"/>
    <w:tmpl w:val="AFCA6CF0"/>
    <w:lvl w:ilvl="0" w:tplc="E4BE010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4B7A7B"/>
    <w:multiLevelType w:val="hybridMultilevel"/>
    <w:tmpl w:val="E438F7CC"/>
    <w:lvl w:ilvl="0" w:tplc="E1E00B7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7497F"/>
    <w:multiLevelType w:val="multilevel"/>
    <w:tmpl w:val="953A465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0" w:hanging="1800"/>
      </w:pPr>
      <w:rPr>
        <w:rFonts w:hint="default"/>
      </w:rPr>
    </w:lvl>
  </w:abstractNum>
  <w:abstractNum w:abstractNumId="4">
    <w:nsid w:val="124B7302"/>
    <w:multiLevelType w:val="hybridMultilevel"/>
    <w:tmpl w:val="01D0E5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0D6730"/>
    <w:multiLevelType w:val="multilevel"/>
    <w:tmpl w:val="DF36D25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Subtitulo"/>
      <w:lvlText w:val="%1.%2.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0" w:hanging="1800"/>
      </w:pPr>
      <w:rPr>
        <w:rFonts w:hint="default"/>
      </w:rPr>
    </w:lvl>
  </w:abstractNum>
  <w:abstractNum w:abstractNumId="6">
    <w:nsid w:val="1BF41CBE"/>
    <w:multiLevelType w:val="hybridMultilevel"/>
    <w:tmpl w:val="1E6C7EAC"/>
    <w:lvl w:ilvl="0" w:tplc="4D90F628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color w:val="4F81BD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965E09"/>
    <w:multiLevelType w:val="hybridMultilevel"/>
    <w:tmpl w:val="97CC1178"/>
    <w:lvl w:ilvl="0" w:tplc="5838D3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3A488C"/>
    <w:multiLevelType w:val="hybridMultilevel"/>
    <w:tmpl w:val="90A81A8A"/>
    <w:lvl w:ilvl="0" w:tplc="F8EAD9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80658"/>
    <w:multiLevelType w:val="hybridMultilevel"/>
    <w:tmpl w:val="395CCAA8"/>
    <w:lvl w:ilvl="0" w:tplc="4D90F62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EF10260"/>
    <w:multiLevelType w:val="hybridMultilevel"/>
    <w:tmpl w:val="7512AD4E"/>
    <w:lvl w:ilvl="0" w:tplc="AED811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B4365E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0613F98"/>
    <w:multiLevelType w:val="hybridMultilevel"/>
    <w:tmpl w:val="F9E0A3FA"/>
    <w:lvl w:ilvl="0" w:tplc="D38A092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C3A739E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99C0EC6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DAC40C2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D6B0B336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B25C0DBE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9480827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9E22736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A15A768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2C73494"/>
    <w:multiLevelType w:val="multilevel"/>
    <w:tmpl w:val="EA160B4E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4850B8A"/>
    <w:multiLevelType w:val="hybridMultilevel"/>
    <w:tmpl w:val="CF6E43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646587F"/>
    <w:multiLevelType w:val="hybridMultilevel"/>
    <w:tmpl w:val="78A26D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474E1A"/>
    <w:multiLevelType w:val="hybridMultilevel"/>
    <w:tmpl w:val="DF38FA8A"/>
    <w:lvl w:ilvl="0" w:tplc="4F32B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22CB0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A4680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431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07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D0BD2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6050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EB65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C2A4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6211A4"/>
    <w:multiLevelType w:val="hybridMultilevel"/>
    <w:tmpl w:val="C64872DC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1911CB2"/>
    <w:multiLevelType w:val="hybridMultilevel"/>
    <w:tmpl w:val="FBDE1290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2D40FAD"/>
    <w:multiLevelType w:val="hybridMultilevel"/>
    <w:tmpl w:val="22903B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4A3616"/>
    <w:multiLevelType w:val="hybridMultilevel"/>
    <w:tmpl w:val="4A72575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817543A"/>
    <w:multiLevelType w:val="multilevel"/>
    <w:tmpl w:val="F91E778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0" w:hanging="1800"/>
      </w:pPr>
      <w:rPr>
        <w:rFonts w:hint="default"/>
      </w:rPr>
    </w:lvl>
  </w:abstractNum>
  <w:abstractNum w:abstractNumId="21">
    <w:nsid w:val="49730E16"/>
    <w:multiLevelType w:val="hybridMultilevel"/>
    <w:tmpl w:val="0764DC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BF67285"/>
    <w:multiLevelType w:val="hybridMultilevel"/>
    <w:tmpl w:val="A0C0898C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1947124"/>
    <w:multiLevelType w:val="hybridMultilevel"/>
    <w:tmpl w:val="A0D0F644"/>
    <w:lvl w:ilvl="0" w:tplc="D31EE0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2AF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C09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4FE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504A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00DB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CE9D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FC22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542C6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FC6708"/>
    <w:multiLevelType w:val="hybridMultilevel"/>
    <w:tmpl w:val="D566267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4452A5F"/>
    <w:multiLevelType w:val="hybridMultilevel"/>
    <w:tmpl w:val="27B84010"/>
    <w:lvl w:ilvl="0" w:tplc="F8EAD9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07076F9"/>
    <w:multiLevelType w:val="hybridMultilevel"/>
    <w:tmpl w:val="0C78D0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C9F6B72"/>
    <w:multiLevelType w:val="hybridMultilevel"/>
    <w:tmpl w:val="2D1E5E0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6B70E73"/>
    <w:multiLevelType w:val="hybridMultilevel"/>
    <w:tmpl w:val="1FD480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8424966"/>
    <w:multiLevelType w:val="hybridMultilevel"/>
    <w:tmpl w:val="D566267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7F750C3F"/>
    <w:multiLevelType w:val="hybridMultilevel"/>
    <w:tmpl w:val="01D0E594"/>
    <w:lvl w:ilvl="0" w:tplc="04160001">
      <w:start w:val="1"/>
      <w:numFmt w:val="decimal"/>
      <w:lvlText w:val="%1."/>
      <w:lvlJc w:val="left"/>
      <w:pPr>
        <w:ind w:left="720" w:hanging="360"/>
      </w:pPr>
    </w:lvl>
    <w:lvl w:ilvl="1" w:tplc="04160003" w:tentative="1">
      <w:start w:val="1"/>
      <w:numFmt w:val="lowerLetter"/>
      <w:lvlText w:val="%2."/>
      <w:lvlJc w:val="left"/>
      <w:pPr>
        <w:ind w:left="1440" w:hanging="360"/>
      </w:pPr>
    </w:lvl>
    <w:lvl w:ilvl="2" w:tplc="04160005" w:tentative="1">
      <w:start w:val="1"/>
      <w:numFmt w:val="lowerRoman"/>
      <w:lvlText w:val="%3."/>
      <w:lvlJc w:val="right"/>
      <w:pPr>
        <w:ind w:left="2160" w:hanging="180"/>
      </w:pPr>
    </w:lvl>
    <w:lvl w:ilvl="3" w:tplc="04160001" w:tentative="1">
      <w:start w:val="1"/>
      <w:numFmt w:val="decimal"/>
      <w:lvlText w:val="%4."/>
      <w:lvlJc w:val="left"/>
      <w:pPr>
        <w:ind w:left="2880" w:hanging="360"/>
      </w:pPr>
    </w:lvl>
    <w:lvl w:ilvl="4" w:tplc="04160003" w:tentative="1">
      <w:start w:val="1"/>
      <w:numFmt w:val="lowerLetter"/>
      <w:lvlText w:val="%5."/>
      <w:lvlJc w:val="left"/>
      <w:pPr>
        <w:ind w:left="3600" w:hanging="360"/>
      </w:pPr>
    </w:lvl>
    <w:lvl w:ilvl="5" w:tplc="04160005" w:tentative="1">
      <w:start w:val="1"/>
      <w:numFmt w:val="lowerRoman"/>
      <w:lvlText w:val="%6."/>
      <w:lvlJc w:val="right"/>
      <w:pPr>
        <w:ind w:left="4320" w:hanging="180"/>
      </w:pPr>
    </w:lvl>
    <w:lvl w:ilvl="6" w:tplc="04160001" w:tentative="1">
      <w:start w:val="1"/>
      <w:numFmt w:val="decimal"/>
      <w:lvlText w:val="%7."/>
      <w:lvlJc w:val="left"/>
      <w:pPr>
        <w:ind w:left="5040" w:hanging="360"/>
      </w:pPr>
    </w:lvl>
    <w:lvl w:ilvl="7" w:tplc="04160003" w:tentative="1">
      <w:start w:val="1"/>
      <w:numFmt w:val="lowerLetter"/>
      <w:lvlText w:val="%8."/>
      <w:lvlJc w:val="left"/>
      <w:pPr>
        <w:ind w:left="5760" w:hanging="360"/>
      </w:pPr>
    </w:lvl>
    <w:lvl w:ilvl="8" w:tplc="04160005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5"/>
  </w:num>
  <w:num w:numId="5">
    <w:abstractNumId w:val="3"/>
  </w:num>
  <w:num w:numId="6">
    <w:abstractNumId w:val="23"/>
  </w:num>
  <w:num w:numId="7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4"/>
  </w:num>
  <w:num w:numId="10">
    <w:abstractNumId w:val="20"/>
  </w:num>
  <w:num w:numId="11">
    <w:abstractNumId w:val="0"/>
    <w:lvlOverride w:ilvl="0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</w:num>
  <w:num w:numId="16">
    <w:abstractNumId w:val="2"/>
  </w:num>
  <w:num w:numId="17">
    <w:abstractNumId w:val="19"/>
  </w:num>
  <w:num w:numId="18">
    <w:abstractNumId w:val="18"/>
  </w:num>
  <w:num w:numId="19">
    <w:abstractNumId w:val="0"/>
    <w:lvlOverride w:ilvl="0">
      <w:startOverride w:val="1"/>
    </w:lvlOverride>
  </w:num>
  <w:num w:numId="20">
    <w:abstractNumId w:val="0"/>
  </w:num>
  <w:num w:numId="21">
    <w:abstractNumId w:val="0"/>
    <w:lvlOverride w:ilvl="0">
      <w:startOverride w:val="1"/>
    </w:lvlOverride>
  </w:num>
  <w:num w:numId="22">
    <w:abstractNumId w:val="0"/>
  </w:num>
  <w:num w:numId="23">
    <w:abstractNumId w:val="6"/>
  </w:num>
  <w:num w:numId="24">
    <w:abstractNumId w:val="26"/>
  </w:num>
  <w:num w:numId="25">
    <w:abstractNumId w:val="10"/>
  </w:num>
  <w:num w:numId="26">
    <w:abstractNumId w:val="21"/>
  </w:num>
  <w:num w:numId="27">
    <w:abstractNumId w:val="30"/>
  </w:num>
  <w:num w:numId="28">
    <w:abstractNumId w:val="4"/>
  </w:num>
  <w:num w:numId="29">
    <w:abstractNumId w:val="11"/>
  </w:num>
  <w:num w:numId="30">
    <w:abstractNumId w:val="16"/>
  </w:num>
  <w:num w:numId="31">
    <w:abstractNumId w:val="24"/>
  </w:num>
  <w:num w:numId="32">
    <w:abstractNumId w:val="29"/>
  </w:num>
  <w:num w:numId="33">
    <w:abstractNumId w:val="8"/>
  </w:num>
  <w:num w:numId="34">
    <w:abstractNumId w:val="13"/>
  </w:num>
  <w:num w:numId="35">
    <w:abstractNumId w:val="1"/>
  </w:num>
  <w:num w:numId="36">
    <w:abstractNumId w:val="7"/>
  </w:num>
  <w:num w:numId="37">
    <w:abstractNumId w:val="25"/>
  </w:num>
  <w:num w:numId="38">
    <w:abstractNumId w:val="27"/>
  </w:num>
  <w:num w:numId="39">
    <w:abstractNumId w:val="22"/>
  </w:num>
  <w:num w:numId="40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804"/>
    <w:rsid w:val="000029FB"/>
    <w:rsid w:val="00002A1D"/>
    <w:rsid w:val="00002BD5"/>
    <w:rsid w:val="00004584"/>
    <w:rsid w:val="000049CA"/>
    <w:rsid w:val="000053C1"/>
    <w:rsid w:val="000057D2"/>
    <w:rsid w:val="00006603"/>
    <w:rsid w:val="0000723E"/>
    <w:rsid w:val="00007789"/>
    <w:rsid w:val="00007B10"/>
    <w:rsid w:val="000104FA"/>
    <w:rsid w:val="0001069E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2DE"/>
    <w:rsid w:val="0002049F"/>
    <w:rsid w:val="000206AA"/>
    <w:rsid w:val="00021959"/>
    <w:rsid w:val="00021AE3"/>
    <w:rsid w:val="00021F6E"/>
    <w:rsid w:val="000221F6"/>
    <w:rsid w:val="0002228E"/>
    <w:rsid w:val="00022BDF"/>
    <w:rsid w:val="00022CF6"/>
    <w:rsid w:val="000236C2"/>
    <w:rsid w:val="000239F1"/>
    <w:rsid w:val="00023AD7"/>
    <w:rsid w:val="00026A48"/>
    <w:rsid w:val="00026EEE"/>
    <w:rsid w:val="00027A9D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2BDD"/>
    <w:rsid w:val="000434F2"/>
    <w:rsid w:val="00043CAB"/>
    <w:rsid w:val="00045AE8"/>
    <w:rsid w:val="0004602E"/>
    <w:rsid w:val="00046566"/>
    <w:rsid w:val="000466E2"/>
    <w:rsid w:val="000468F9"/>
    <w:rsid w:val="00046A37"/>
    <w:rsid w:val="0005156D"/>
    <w:rsid w:val="000525A4"/>
    <w:rsid w:val="00052604"/>
    <w:rsid w:val="00052EFF"/>
    <w:rsid w:val="00053BC7"/>
    <w:rsid w:val="000543D1"/>
    <w:rsid w:val="00054735"/>
    <w:rsid w:val="00054BF5"/>
    <w:rsid w:val="00054D94"/>
    <w:rsid w:val="00055079"/>
    <w:rsid w:val="000552A9"/>
    <w:rsid w:val="0005789E"/>
    <w:rsid w:val="00057EBE"/>
    <w:rsid w:val="0006045E"/>
    <w:rsid w:val="000612CB"/>
    <w:rsid w:val="000613B4"/>
    <w:rsid w:val="00063392"/>
    <w:rsid w:val="00063637"/>
    <w:rsid w:val="00065008"/>
    <w:rsid w:val="00065295"/>
    <w:rsid w:val="0006592D"/>
    <w:rsid w:val="00065A46"/>
    <w:rsid w:val="000669C5"/>
    <w:rsid w:val="00067468"/>
    <w:rsid w:val="000677EB"/>
    <w:rsid w:val="0006791F"/>
    <w:rsid w:val="00067A20"/>
    <w:rsid w:val="00067DCE"/>
    <w:rsid w:val="00070959"/>
    <w:rsid w:val="00070B9C"/>
    <w:rsid w:val="00070E25"/>
    <w:rsid w:val="00072F3A"/>
    <w:rsid w:val="0007328D"/>
    <w:rsid w:val="00073964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274F"/>
    <w:rsid w:val="0008321D"/>
    <w:rsid w:val="0008340A"/>
    <w:rsid w:val="000839FD"/>
    <w:rsid w:val="0008451B"/>
    <w:rsid w:val="00085186"/>
    <w:rsid w:val="000851F8"/>
    <w:rsid w:val="00086891"/>
    <w:rsid w:val="0008786B"/>
    <w:rsid w:val="00087DAB"/>
    <w:rsid w:val="00090342"/>
    <w:rsid w:val="0009070D"/>
    <w:rsid w:val="000919A7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450"/>
    <w:rsid w:val="000B0985"/>
    <w:rsid w:val="000B0B4B"/>
    <w:rsid w:val="000B1A42"/>
    <w:rsid w:val="000B1D31"/>
    <w:rsid w:val="000B20E7"/>
    <w:rsid w:val="000B33AA"/>
    <w:rsid w:val="000B352F"/>
    <w:rsid w:val="000B3606"/>
    <w:rsid w:val="000B4314"/>
    <w:rsid w:val="000B4785"/>
    <w:rsid w:val="000B6838"/>
    <w:rsid w:val="000B6882"/>
    <w:rsid w:val="000B724F"/>
    <w:rsid w:val="000B799B"/>
    <w:rsid w:val="000B7F4C"/>
    <w:rsid w:val="000C139D"/>
    <w:rsid w:val="000C1615"/>
    <w:rsid w:val="000C17D0"/>
    <w:rsid w:val="000C1CA2"/>
    <w:rsid w:val="000C4AB9"/>
    <w:rsid w:val="000C50E4"/>
    <w:rsid w:val="000D0CB0"/>
    <w:rsid w:val="000D175B"/>
    <w:rsid w:val="000D1816"/>
    <w:rsid w:val="000D1DBF"/>
    <w:rsid w:val="000D267E"/>
    <w:rsid w:val="000D49EB"/>
    <w:rsid w:val="000D5972"/>
    <w:rsid w:val="000D6DBD"/>
    <w:rsid w:val="000D7943"/>
    <w:rsid w:val="000D7ED1"/>
    <w:rsid w:val="000E09E0"/>
    <w:rsid w:val="000E2012"/>
    <w:rsid w:val="000E2FE3"/>
    <w:rsid w:val="000E39FF"/>
    <w:rsid w:val="000E5F4D"/>
    <w:rsid w:val="000E66AE"/>
    <w:rsid w:val="000F0B65"/>
    <w:rsid w:val="000F112B"/>
    <w:rsid w:val="000F4579"/>
    <w:rsid w:val="000F59F0"/>
    <w:rsid w:val="000F7DAB"/>
    <w:rsid w:val="00100AA9"/>
    <w:rsid w:val="00101878"/>
    <w:rsid w:val="00101C82"/>
    <w:rsid w:val="001022A6"/>
    <w:rsid w:val="00102979"/>
    <w:rsid w:val="00102FF6"/>
    <w:rsid w:val="0010353E"/>
    <w:rsid w:val="001038EC"/>
    <w:rsid w:val="00103C26"/>
    <w:rsid w:val="00103D1E"/>
    <w:rsid w:val="001040A8"/>
    <w:rsid w:val="00104A46"/>
    <w:rsid w:val="00104A77"/>
    <w:rsid w:val="001056DC"/>
    <w:rsid w:val="00105976"/>
    <w:rsid w:val="00107C5B"/>
    <w:rsid w:val="00110ED8"/>
    <w:rsid w:val="00112434"/>
    <w:rsid w:val="0011264D"/>
    <w:rsid w:val="00112957"/>
    <w:rsid w:val="001130F6"/>
    <w:rsid w:val="0011343A"/>
    <w:rsid w:val="00114301"/>
    <w:rsid w:val="00114F1C"/>
    <w:rsid w:val="00115360"/>
    <w:rsid w:val="00116156"/>
    <w:rsid w:val="001165F6"/>
    <w:rsid w:val="001178CF"/>
    <w:rsid w:val="00120F09"/>
    <w:rsid w:val="00121EB0"/>
    <w:rsid w:val="0012446F"/>
    <w:rsid w:val="00125414"/>
    <w:rsid w:val="001268DE"/>
    <w:rsid w:val="0012773C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367AA"/>
    <w:rsid w:val="00136AEF"/>
    <w:rsid w:val="0014065C"/>
    <w:rsid w:val="001409BA"/>
    <w:rsid w:val="00141DE2"/>
    <w:rsid w:val="00142BFF"/>
    <w:rsid w:val="00145BD7"/>
    <w:rsid w:val="00145E7E"/>
    <w:rsid w:val="00147BFE"/>
    <w:rsid w:val="00150CCB"/>
    <w:rsid w:val="00151164"/>
    <w:rsid w:val="0015294A"/>
    <w:rsid w:val="0015375D"/>
    <w:rsid w:val="001562E1"/>
    <w:rsid w:val="0015676A"/>
    <w:rsid w:val="00156F83"/>
    <w:rsid w:val="00157A56"/>
    <w:rsid w:val="001615B9"/>
    <w:rsid w:val="00163185"/>
    <w:rsid w:val="00165860"/>
    <w:rsid w:val="001666FC"/>
    <w:rsid w:val="00166DD8"/>
    <w:rsid w:val="00170019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77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5633"/>
    <w:rsid w:val="001963CD"/>
    <w:rsid w:val="00196E64"/>
    <w:rsid w:val="001A00F9"/>
    <w:rsid w:val="001A1991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06B9"/>
    <w:rsid w:val="001B1500"/>
    <w:rsid w:val="001B18FA"/>
    <w:rsid w:val="001B1EF2"/>
    <w:rsid w:val="001B2036"/>
    <w:rsid w:val="001B3071"/>
    <w:rsid w:val="001B4142"/>
    <w:rsid w:val="001B46C5"/>
    <w:rsid w:val="001B47B4"/>
    <w:rsid w:val="001B4910"/>
    <w:rsid w:val="001B57AF"/>
    <w:rsid w:val="001B7BBC"/>
    <w:rsid w:val="001B7DFD"/>
    <w:rsid w:val="001C0168"/>
    <w:rsid w:val="001C0E2F"/>
    <w:rsid w:val="001C0F16"/>
    <w:rsid w:val="001C1F1D"/>
    <w:rsid w:val="001C2ECE"/>
    <w:rsid w:val="001C3F04"/>
    <w:rsid w:val="001C42A0"/>
    <w:rsid w:val="001C47DD"/>
    <w:rsid w:val="001C493C"/>
    <w:rsid w:val="001C55B8"/>
    <w:rsid w:val="001C5656"/>
    <w:rsid w:val="001C5EA0"/>
    <w:rsid w:val="001C7046"/>
    <w:rsid w:val="001D0EC0"/>
    <w:rsid w:val="001D110F"/>
    <w:rsid w:val="001D1304"/>
    <w:rsid w:val="001D18A2"/>
    <w:rsid w:val="001D2585"/>
    <w:rsid w:val="001D3AEF"/>
    <w:rsid w:val="001D4164"/>
    <w:rsid w:val="001D4ABC"/>
    <w:rsid w:val="001D4C4D"/>
    <w:rsid w:val="001D6035"/>
    <w:rsid w:val="001D6504"/>
    <w:rsid w:val="001D6CEF"/>
    <w:rsid w:val="001E0D8A"/>
    <w:rsid w:val="001E18E5"/>
    <w:rsid w:val="001E1AB4"/>
    <w:rsid w:val="001E1D8B"/>
    <w:rsid w:val="001E4FAC"/>
    <w:rsid w:val="001E60BA"/>
    <w:rsid w:val="001E6129"/>
    <w:rsid w:val="001E7394"/>
    <w:rsid w:val="001E7ACC"/>
    <w:rsid w:val="001F0541"/>
    <w:rsid w:val="001F0B73"/>
    <w:rsid w:val="001F0C3A"/>
    <w:rsid w:val="001F20F9"/>
    <w:rsid w:val="001F2B63"/>
    <w:rsid w:val="001F3A6C"/>
    <w:rsid w:val="001F3FBF"/>
    <w:rsid w:val="001F4636"/>
    <w:rsid w:val="001F5C58"/>
    <w:rsid w:val="001F6659"/>
    <w:rsid w:val="0020056B"/>
    <w:rsid w:val="00202189"/>
    <w:rsid w:val="0020229A"/>
    <w:rsid w:val="002028BE"/>
    <w:rsid w:val="00203188"/>
    <w:rsid w:val="0020449E"/>
    <w:rsid w:val="00204567"/>
    <w:rsid w:val="00204911"/>
    <w:rsid w:val="00205790"/>
    <w:rsid w:val="00206971"/>
    <w:rsid w:val="00207EAC"/>
    <w:rsid w:val="0021083D"/>
    <w:rsid w:val="00211F35"/>
    <w:rsid w:val="002133CA"/>
    <w:rsid w:val="00213F09"/>
    <w:rsid w:val="00215DC3"/>
    <w:rsid w:val="002160D9"/>
    <w:rsid w:val="00217B77"/>
    <w:rsid w:val="002209FC"/>
    <w:rsid w:val="002217C3"/>
    <w:rsid w:val="00222321"/>
    <w:rsid w:val="0022442C"/>
    <w:rsid w:val="00224D4A"/>
    <w:rsid w:val="00224D82"/>
    <w:rsid w:val="00227C54"/>
    <w:rsid w:val="00227F23"/>
    <w:rsid w:val="0023056E"/>
    <w:rsid w:val="002306BA"/>
    <w:rsid w:val="0023078A"/>
    <w:rsid w:val="00230C63"/>
    <w:rsid w:val="00231CDE"/>
    <w:rsid w:val="00231F65"/>
    <w:rsid w:val="00232995"/>
    <w:rsid w:val="00233957"/>
    <w:rsid w:val="00233B6E"/>
    <w:rsid w:val="00233BFE"/>
    <w:rsid w:val="0023691E"/>
    <w:rsid w:val="00236D34"/>
    <w:rsid w:val="00240980"/>
    <w:rsid w:val="00241E4B"/>
    <w:rsid w:val="00243D92"/>
    <w:rsid w:val="0024402E"/>
    <w:rsid w:val="002447D6"/>
    <w:rsid w:val="0024491D"/>
    <w:rsid w:val="00245310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29E0"/>
    <w:rsid w:val="002740F4"/>
    <w:rsid w:val="00275EB1"/>
    <w:rsid w:val="00280A10"/>
    <w:rsid w:val="0028265C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9BB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43D4"/>
    <w:rsid w:val="002A503D"/>
    <w:rsid w:val="002A5A1D"/>
    <w:rsid w:val="002A6657"/>
    <w:rsid w:val="002A6903"/>
    <w:rsid w:val="002B025C"/>
    <w:rsid w:val="002B08AE"/>
    <w:rsid w:val="002B285B"/>
    <w:rsid w:val="002B4BA8"/>
    <w:rsid w:val="002B5D17"/>
    <w:rsid w:val="002B689A"/>
    <w:rsid w:val="002C072C"/>
    <w:rsid w:val="002C17D1"/>
    <w:rsid w:val="002C19CB"/>
    <w:rsid w:val="002C2757"/>
    <w:rsid w:val="002C2CBF"/>
    <w:rsid w:val="002C3383"/>
    <w:rsid w:val="002C34E3"/>
    <w:rsid w:val="002C4301"/>
    <w:rsid w:val="002C46AB"/>
    <w:rsid w:val="002C581B"/>
    <w:rsid w:val="002C79CE"/>
    <w:rsid w:val="002D037D"/>
    <w:rsid w:val="002D1F0D"/>
    <w:rsid w:val="002D3C1C"/>
    <w:rsid w:val="002D3CF4"/>
    <w:rsid w:val="002D3D5E"/>
    <w:rsid w:val="002D4B8A"/>
    <w:rsid w:val="002D6F39"/>
    <w:rsid w:val="002D7E14"/>
    <w:rsid w:val="002E1641"/>
    <w:rsid w:val="002E16DB"/>
    <w:rsid w:val="002E1D35"/>
    <w:rsid w:val="002E2069"/>
    <w:rsid w:val="002E2200"/>
    <w:rsid w:val="002E22F2"/>
    <w:rsid w:val="002E3C63"/>
    <w:rsid w:val="002E4140"/>
    <w:rsid w:val="002E515D"/>
    <w:rsid w:val="002E68D6"/>
    <w:rsid w:val="002E7CEE"/>
    <w:rsid w:val="002F044B"/>
    <w:rsid w:val="002F26F2"/>
    <w:rsid w:val="002F3093"/>
    <w:rsid w:val="002F3BEE"/>
    <w:rsid w:val="002F4655"/>
    <w:rsid w:val="002F470F"/>
    <w:rsid w:val="002F475E"/>
    <w:rsid w:val="002F586E"/>
    <w:rsid w:val="002F6C30"/>
    <w:rsid w:val="002F7ABD"/>
    <w:rsid w:val="00300661"/>
    <w:rsid w:val="003007D4"/>
    <w:rsid w:val="00300E8D"/>
    <w:rsid w:val="0030255C"/>
    <w:rsid w:val="00302789"/>
    <w:rsid w:val="00302A54"/>
    <w:rsid w:val="0030341E"/>
    <w:rsid w:val="0030440F"/>
    <w:rsid w:val="0030469A"/>
    <w:rsid w:val="00304FDB"/>
    <w:rsid w:val="003055CF"/>
    <w:rsid w:val="00305A32"/>
    <w:rsid w:val="00305B9F"/>
    <w:rsid w:val="00305FC9"/>
    <w:rsid w:val="0030616F"/>
    <w:rsid w:val="00306819"/>
    <w:rsid w:val="00307EB4"/>
    <w:rsid w:val="003116FF"/>
    <w:rsid w:val="0031226E"/>
    <w:rsid w:val="00315086"/>
    <w:rsid w:val="003150D7"/>
    <w:rsid w:val="003156A3"/>
    <w:rsid w:val="00315720"/>
    <w:rsid w:val="00315875"/>
    <w:rsid w:val="00315A36"/>
    <w:rsid w:val="00315B03"/>
    <w:rsid w:val="003164DC"/>
    <w:rsid w:val="0031690B"/>
    <w:rsid w:val="003209B0"/>
    <w:rsid w:val="00320B27"/>
    <w:rsid w:val="00320DE4"/>
    <w:rsid w:val="003216A5"/>
    <w:rsid w:val="0032189E"/>
    <w:rsid w:val="00322938"/>
    <w:rsid w:val="00323139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536F"/>
    <w:rsid w:val="00335DFB"/>
    <w:rsid w:val="00336CED"/>
    <w:rsid w:val="00337457"/>
    <w:rsid w:val="00340183"/>
    <w:rsid w:val="00340E53"/>
    <w:rsid w:val="00341230"/>
    <w:rsid w:val="003423D0"/>
    <w:rsid w:val="00342428"/>
    <w:rsid w:val="003448BB"/>
    <w:rsid w:val="00345D14"/>
    <w:rsid w:val="00345E0F"/>
    <w:rsid w:val="003467FA"/>
    <w:rsid w:val="00347642"/>
    <w:rsid w:val="003504CB"/>
    <w:rsid w:val="00350513"/>
    <w:rsid w:val="0035085A"/>
    <w:rsid w:val="00351427"/>
    <w:rsid w:val="003526FD"/>
    <w:rsid w:val="00352796"/>
    <w:rsid w:val="00353569"/>
    <w:rsid w:val="00353A03"/>
    <w:rsid w:val="00353B8D"/>
    <w:rsid w:val="003547ED"/>
    <w:rsid w:val="00354955"/>
    <w:rsid w:val="0035561C"/>
    <w:rsid w:val="003556DE"/>
    <w:rsid w:val="003565F6"/>
    <w:rsid w:val="00360F8F"/>
    <w:rsid w:val="00361DC3"/>
    <w:rsid w:val="00362075"/>
    <w:rsid w:val="00362A01"/>
    <w:rsid w:val="0036328A"/>
    <w:rsid w:val="0036334C"/>
    <w:rsid w:val="003637F7"/>
    <w:rsid w:val="00363B7A"/>
    <w:rsid w:val="00364191"/>
    <w:rsid w:val="00365024"/>
    <w:rsid w:val="00365704"/>
    <w:rsid w:val="00366751"/>
    <w:rsid w:val="00366780"/>
    <w:rsid w:val="00367632"/>
    <w:rsid w:val="00367D9A"/>
    <w:rsid w:val="0037141F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2CAB"/>
    <w:rsid w:val="00383857"/>
    <w:rsid w:val="003849E2"/>
    <w:rsid w:val="003859DE"/>
    <w:rsid w:val="00386C52"/>
    <w:rsid w:val="0038771A"/>
    <w:rsid w:val="00387C74"/>
    <w:rsid w:val="00387D58"/>
    <w:rsid w:val="003911CD"/>
    <w:rsid w:val="003920E1"/>
    <w:rsid w:val="003927AC"/>
    <w:rsid w:val="00393129"/>
    <w:rsid w:val="003959CA"/>
    <w:rsid w:val="003971E2"/>
    <w:rsid w:val="0039728C"/>
    <w:rsid w:val="003A0FF0"/>
    <w:rsid w:val="003A1B41"/>
    <w:rsid w:val="003A2C42"/>
    <w:rsid w:val="003A321C"/>
    <w:rsid w:val="003A378D"/>
    <w:rsid w:val="003A39D2"/>
    <w:rsid w:val="003A476D"/>
    <w:rsid w:val="003A4C5F"/>
    <w:rsid w:val="003B017D"/>
    <w:rsid w:val="003B0A61"/>
    <w:rsid w:val="003B2EF1"/>
    <w:rsid w:val="003B3E3A"/>
    <w:rsid w:val="003B50C3"/>
    <w:rsid w:val="003B59AD"/>
    <w:rsid w:val="003B5DFB"/>
    <w:rsid w:val="003B5F93"/>
    <w:rsid w:val="003B6254"/>
    <w:rsid w:val="003B630F"/>
    <w:rsid w:val="003B7875"/>
    <w:rsid w:val="003B7FF5"/>
    <w:rsid w:val="003C023A"/>
    <w:rsid w:val="003C3315"/>
    <w:rsid w:val="003C363D"/>
    <w:rsid w:val="003C3750"/>
    <w:rsid w:val="003C48C7"/>
    <w:rsid w:val="003C49CC"/>
    <w:rsid w:val="003C4AE0"/>
    <w:rsid w:val="003C73F3"/>
    <w:rsid w:val="003C7467"/>
    <w:rsid w:val="003C7F29"/>
    <w:rsid w:val="003D0B88"/>
    <w:rsid w:val="003D0E50"/>
    <w:rsid w:val="003D16C7"/>
    <w:rsid w:val="003D1916"/>
    <w:rsid w:val="003D36E9"/>
    <w:rsid w:val="003D3878"/>
    <w:rsid w:val="003D4EA3"/>
    <w:rsid w:val="003D53CF"/>
    <w:rsid w:val="003D6044"/>
    <w:rsid w:val="003E0B3E"/>
    <w:rsid w:val="003E0F93"/>
    <w:rsid w:val="003E1494"/>
    <w:rsid w:val="003E15BD"/>
    <w:rsid w:val="003E1A5D"/>
    <w:rsid w:val="003E280E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940"/>
    <w:rsid w:val="003F3B7D"/>
    <w:rsid w:val="003F4ACB"/>
    <w:rsid w:val="003F5DE8"/>
    <w:rsid w:val="003F6545"/>
    <w:rsid w:val="004001A4"/>
    <w:rsid w:val="004004CD"/>
    <w:rsid w:val="0040081A"/>
    <w:rsid w:val="00400FF9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AFB"/>
    <w:rsid w:val="00416AAC"/>
    <w:rsid w:val="00416EAE"/>
    <w:rsid w:val="0041719B"/>
    <w:rsid w:val="004177F3"/>
    <w:rsid w:val="004178C8"/>
    <w:rsid w:val="00417F88"/>
    <w:rsid w:val="00420A3F"/>
    <w:rsid w:val="004219A0"/>
    <w:rsid w:val="00426900"/>
    <w:rsid w:val="00430620"/>
    <w:rsid w:val="00430731"/>
    <w:rsid w:val="00431BA7"/>
    <w:rsid w:val="00431E04"/>
    <w:rsid w:val="00431FB4"/>
    <w:rsid w:val="00432D21"/>
    <w:rsid w:val="00433247"/>
    <w:rsid w:val="00433CB5"/>
    <w:rsid w:val="004358AA"/>
    <w:rsid w:val="00435903"/>
    <w:rsid w:val="00436124"/>
    <w:rsid w:val="00437408"/>
    <w:rsid w:val="004378F4"/>
    <w:rsid w:val="00440141"/>
    <w:rsid w:val="00441A3A"/>
    <w:rsid w:val="004420BD"/>
    <w:rsid w:val="004430F9"/>
    <w:rsid w:val="00443930"/>
    <w:rsid w:val="00444471"/>
    <w:rsid w:val="00444576"/>
    <w:rsid w:val="004447B5"/>
    <w:rsid w:val="00444820"/>
    <w:rsid w:val="00444E3D"/>
    <w:rsid w:val="0044539C"/>
    <w:rsid w:val="00447F63"/>
    <w:rsid w:val="004504D0"/>
    <w:rsid w:val="0045190B"/>
    <w:rsid w:val="0045393B"/>
    <w:rsid w:val="0045409C"/>
    <w:rsid w:val="0045548B"/>
    <w:rsid w:val="00455C96"/>
    <w:rsid w:val="004574B9"/>
    <w:rsid w:val="004575E5"/>
    <w:rsid w:val="00462D60"/>
    <w:rsid w:val="0046352C"/>
    <w:rsid w:val="004636E6"/>
    <w:rsid w:val="004639A1"/>
    <w:rsid w:val="00464C5C"/>
    <w:rsid w:val="004658C6"/>
    <w:rsid w:val="00465D94"/>
    <w:rsid w:val="00465EEE"/>
    <w:rsid w:val="004679A0"/>
    <w:rsid w:val="0047124A"/>
    <w:rsid w:val="00472CC9"/>
    <w:rsid w:val="00472FFF"/>
    <w:rsid w:val="00473EC1"/>
    <w:rsid w:val="0047498D"/>
    <w:rsid w:val="00474EDE"/>
    <w:rsid w:val="0047561A"/>
    <w:rsid w:val="004757EA"/>
    <w:rsid w:val="004758A0"/>
    <w:rsid w:val="004763B3"/>
    <w:rsid w:val="00476C03"/>
    <w:rsid w:val="00481CEA"/>
    <w:rsid w:val="004821BF"/>
    <w:rsid w:val="004841A7"/>
    <w:rsid w:val="004846DA"/>
    <w:rsid w:val="00487B35"/>
    <w:rsid w:val="00490896"/>
    <w:rsid w:val="004911E6"/>
    <w:rsid w:val="00491D7C"/>
    <w:rsid w:val="00492106"/>
    <w:rsid w:val="00492598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619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650"/>
    <w:rsid w:val="004C08CF"/>
    <w:rsid w:val="004C0BDB"/>
    <w:rsid w:val="004C14D3"/>
    <w:rsid w:val="004C1D66"/>
    <w:rsid w:val="004C5FC6"/>
    <w:rsid w:val="004C617F"/>
    <w:rsid w:val="004C7716"/>
    <w:rsid w:val="004D002E"/>
    <w:rsid w:val="004D00D8"/>
    <w:rsid w:val="004D0F0B"/>
    <w:rsid w:val="004D1098"/>
    <w:rsid w:val="004D1F1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6B7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9FA"/>
    <w:rsid w:val="004F3EF2"/>
    <w:rsid w:val="004F4182"/>
    <w:rsid w:val="004F433D"/>
    <w:rsid w:val="004F4B46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59F"/>
    <w:rsid w:val="00507798"/>
    <w:rsid w:val="005100F2"/>
    <w:rsid w:val="005103DE"/>
    <w:rsid w:val="00510B21"/>
    <w:rsid w:val="00510CFC"/>
    <w:rsid w:val="00510D9C"/>
    <w:rsid w:val="00511119"/>
    <w:rsid w:val="00513AFD"/>
    <w:rsid w:val="00513DF7"/>
    <w:rsid w:val="00514419"/>
    <w:rsid w:val="005153FB"/>
    <w:rsid w:val="005154A1"/>
    <w:rsid w:val="00517D35"/>
    <w:rsid w:val="00521351"/>
    <w:rsid w:val="0052191F"/>
    <w:rsid w:val="00522BDC"/>
    <w:rsid w:val="00522C44"/>
    <w:rsid w:val="00523284"/>
    <w:rsid w:val="0052414A"/>
    <w:rsid w:val="0052432E"/>
    <w:rsid w:val="00524615"/>
    <w:rsid w:val="00524B31"/>
    <w:rsid w:val="00524D24"/>
    <w:rsid w:val="00525FC4"/>
    <w:rsid w:val="00526476"/>
    <w:rsid w:val="005269F2"/>
    <w:rsid w:val="0052739E"/>
    <w:rsid w:val="005304A2"/>
    <w:rsid w:val="00530719"/>
    <w:rsid w:val="005308E3"/>
    <w:rsid w:val="00530A8E"/>
    <w:rsid w:val="0053187A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818"/>
    <w:rsid w:val="00542D50"/>
    <w:rsid w:val="005444DB"/>
    <w:rsid w:val="0054582C"/>
    <w:rsid w:val="00545E6A"/>
    <w:rsid w:val="005463DE"/>
    <w:rsid w:val="0054646B"/>
    <w:rsid w:val="005471CF"/>
    <w:rsid w:val="00547579"/>
    <w:rsid w:val="005476DD"/>
    <w:rsid w:val="0055093A"/>
    <w:rsid w:val="00550C81"/>
    <w:rsid w:val="00552548"/>
    <w:rsid w:val="00552DF0"/>
    <w:rsid w:val="005533E3"/>
    <w:rsid w:val="00554AFE"/>
    <w:rsid w:val="00556C4E"/>
    <w:rsid w:val="00557CA3"/>
    <w:rsid w:val="00557DF0"/>
    <w:rsid w:val="00560CA8"/>
    <w:rsid w:val="00561581"/>
    <w:rsid w:val="0056214A"/>
    <w:rsid w:val="005624AA"/>
    <w:rsid w:val="0056290C"/>
    <w:rsid w:val="00562B6F"/>
    <w:rsid w:val="005644F3"/>
    <w:rsid w:val="00566761"/>
    <w:rsid w:val="005672B5"/>
    <w:rsid w:val="00567A55"/>
    <w:rsid w:val="00570E47"/>
    <w:rsid w:val="00571060"/>
    <w:rsid w:val="005720EF"/>
    <w:rsid w:val="0057311E"/>
    <w:rsid w:val="00574059"/>
    <w:rsid w:val="0057467F"/>
    <w:rsid w:val="00576108"/>
    <w:rsid w:val="005801CA"/>
    <w:rsid w:val="005806DB"/>
    <w:rsid w:val="0058146C"/>
    <w:rsid w:val="00581DA2"/>
    <w:rsid w:val="00582195"/>
    <w:rsid w:val="00582BBA"/>
    <w:rsid w:val="0058301F"/>
    <w:rsid w:val="00583305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276"/>
    <w:rsid w:val="00592E62"/>
    <w:rsid w:val="00593323"/>
    <w:rsid w:val="00594FA4"/>
    <w:rsid w:val="005953B4"/>
    <w:rsid w:val="00595DDE"/>
    <w:rsid w:val="0059639E"/>
    <w:rsid w:val="00596B0B"/>
    <w:rsid w:val="005A0258"/>
    <w:rsid w:val="005A0669"/>
    <w:rsid w:val="005A1849"/>
    <w:rsid w:val="005A18DC"/>
    <w:rsid w:val="005A2FAD"/>
    <w:rsid w:val="005A3447"/>
    <w:rsid w:val="005A3CB2"/>
    <w:rsid w:val="005A3D8C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197"/>
    <w:rsid w:val="005B43F1"/>
    <w:rsid w:val="005B4B2D"/>
    <w:rsid w:val="005B4B71"/>
    <w:rsid w:val="005B509D"/>
    <w:rsid w:val="005B5DD2"/>
    <w:rsid w:val="005B61C8"/>
    <w:rsid w:val="005B6FD6"/>
    <w:rsid w:val="005C03A4"/>
    <w:rsid w:val="005C1221"/>
    <w:rsid w:val="005C36BB"/>
    <w:rsid w:val="005C36D8"/>
    <w:rsid w:val="005C5B24"/>
    <w:rsid w:val="005C6B66"/>
    <w:rsid w:val="005C7520"/>
    <w:rsid w:val="005C7F3A"/>
    <w:rsid w:val="005D1C9E"/>
    <w:rsid w:val="005D23B0"/>
    <w:rsid w:val="005D24BC"/>
    <w:rsid w:val="005D31FD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E69C1"/>
    <w:rsid w:val="005F185B"/>
    <w:rsid w:val="005F22F5"/>
    <w:rsid w:val="005F30A7"/>
    <w:rsid w:val="005F453B"/>
    <w:rsid w:val="005F4D17"/>
    <w:rsid w:val="005F4F92"/>
    <w:rsid w:val="005F6564"/>
    <w:rsid w:val="005F739B"/>
    <w:rsid w:val="005F7A13"/>
    <w:rsid w:val="00603681"/>
    <w:rsid w:val="006048DE"/>
    <w:rsid w:val="00604F24"/>
    <w:rsid w:val="00604FF7"/>
    <w:rsid w:val="00606A8F"/>
    <w:rsid w:val="00606B13"/>
    <w:rsid w:val="00610579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1F84"/>
    <w:rsid w:val="00623C32"/>
    <w:rsid w:val="006245AB"/>
    <w:rsid w:val="00624A9F"/>
    <w:rsid w:val="00625938"/>
    <w:rsid w:val="00625976"/>
    <w:rsid w:val="006259FD"/>
    <w:rsid w:val="00626072"/>
    <w:rsid w:val="00626804"/>
    <w:rsid w:val="006300B8"/>
    <w:rsid w:val="00631125"/>
    <w:rsid w:val="00631796"/>
    <w:rsid w:val="00633199"/>
    <w:rsid w:val="00633511"/>
    <w:rsid w:val="00633F24"/>
    <w:rsid w:val="00634525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283C"/>
    <w:rsid w:val="00654229"/>
    <w:rsid w:val="006543AF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1984"/>
    <w:rsid w:val="00673466"/>
    <w:rsid w:val="00673C92"/>
    <w:rsid w:val="006748D7"/>
    <w:rsid w:val="00674D04"/>
    <w:rsid w:val="0067547F"/>
    <w:rsid w:val="006754E6"/>
    <w:rsid w:val="00676718"/>
    <w:rsid w:val="0067714C"/>
    <w:rsid w:val="00677956"/>
    <w:rsid w:val="00677E3A"/>
    <w:rsid w:val="00680E31"/>
    <w:rsid w:val="0068131F"/>
    <w:rsid w:val="0068159B"/>
    <w:rsid w:val="0068160F"/>
    <w:rsid w:val="00681656"/>
    <w:rsid w:val="00681EC9"/>
    <w:rsid w:val="006822D9"/>
    <w:rsid w:val="006839EF"/>
    <w:rsid w:val="00684417"/>
    <w:rsid w:val="00684889"/>
    <w:rsid w:val="006861F2"/>
    <w:rsid w:val="00686B1B"/>
    <w:rsid w:val="006870DB"/>
    <w:rsid w:val="00687D2C"/>
    <w:rsid w:val="006907A7"/>
    <w:rsid w:val="00690E2E"/>
    <w:rsid w:val="0069120D"/>
    <w:rsid w:val="00691579"/>
    <w:rsid w:val="006918C6"/>
    <w:rsid w:val="00692800"/>
    <w:rsid w:val="00692F47"/>
    <w:rsid w:val="00693555"/>
    <w:rsid w:val="0069414D"/>
    <w:rsid w:val="006945D4"/>
    <w:rsid w:val="00694CB6"/>
    <w:rsid w:val="00694E1C"/>
    <w:rsid w:val="00694EBD"/>
    <w:rsid w:val="00694F89"/>
    <w:rsid w:val="00695117"/>
    <w:rsid w:val="006A00BE"/>
    <w:rsid w:val="006A076C"/>
    <w:rsid w:val="006A0DDA"/>
    <w:rsid w:val="006A291B"/>
    <w:rsid w:val="006A2F1A"/>
    <w:rsid w:val="006A3871"/>
    <w:rsid w:val="006A428C"/>
    <w:rsid w:val="006A4CF2"/>
    <w:rsid w:val="006A5964"/>
    <w:rsid w:val="006A5D85"/>
    <w:rsid w:val="006A65AD"/>
    <w:rsid w:val="006A6DE1"/>
    <w:rsid w:val="006A7496"/>
    <w:rsid w:val="006A7EDC"/>
    <w:rsid w:val="006B0275"/>
    <w:rsid w:val="006B0549"/>
    <w:rsid w:val="006B176D"/>
    <w:rsid w:val="006B1A3A"/>
    <w:rsid w:val="006B2199"/>
    <w:rsid w:val="006B30C7"/>
    <w:rsid w:val="006B5FD7"/>
    <w:rsid w:val="006B6DF2"/>
    <w:rsid w:val="006C0157"/>
    <w:rsid w:val="006C025D"/>
    <w:rsid w:val="006C046E"/>
    <w:rsid w:val="006C08FF"/>
    <w:rsid w:val="006C227B"/>
    <w:rsid w:val="006C2A11"/>
    <w:rsid w:val="006C2ADA"/>
    <w:rsid w:val="006C2B7B"/>
    <w:rsid w:val="006C40EF"/>
    <w:rsid w:val="006C4272"/>
    <w:rsid w:val="006C6136"/>
    <w:rsid w:val="006C6656"/>
    <w:rsid w:val="006C7A16"/>
    <w:rsid w:val="006C7F46"/>
    <w:rsid w:val="006D03BB"/>
    <w:rsid w:val="006D0FDF"/>
    <w:rsid w:val="006D2421"/>
    <w:rsid w:val="006D299A"/>
    <w:rsid w:val="006D3410"/>
    <w:rsid w:val="006D3C4D"/>
    <w:rsid w:val="006D41F4"/>
    <w:rsid w:val="006D5977"/>
    <w:rsid w:val="006D651E"/>
    <w:rsid w:val="006D7C8B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2C3"/>
    <w:rsid w:val="007053D2"/>
    <w:rsid w:val="007060DB"/>
    <w:rsid w:val="007069A2"/>
    <w:rsid w:val="00707199"/>
    <w:rsid w:val="0071093E"/>
    <w:rsid w:val="00710DE0"/>
    <w:rsid w:val="007126C6"/>
    <w:rsid w:val="00713789"/>
    <w:rsid w:val="0071452C"/>
    <w:rsid w:val="0071455E"/>
    <w:rsid w:val="007146D7"/>
    <w:rsid w:val="00714B93"/>
    <w:rsid w:val="0071582D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76E"/>
    <w:rsid w:val="00726903"/>
    <w:rsid w:val="007314CB"/>
    <w:rsid w:val="00732028"/>
    <w:rsid w:val="0073242A"/>
    <w:rsid w:val="00733087"/>
    <w:rsid w:val="007332AD"/>
    <w:rsid w:val="0073340D"/>
    <w:rsid w:val="00733D2F"/>
    <w:rsid w:val="00734995"/>
    <w:rsid w:val="00735102"/>
    <w:rsid w:val="007363AF"/>
    <w:rsid w:val="00737246"/>
    <w:rsid w:val="00737DDC"/>
    <w:rsid w:val="0074049E"/>
    <w:rsid w:val="0074065C"/>
    <w:rsid w:val="00741671"/>
    <w:rsid w:val="00742097"/>
    <w:rsid w:val="00742119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1B97"/>
    <w:rsid w:val="007523F7"/>
    <w:rsid w:val="00753530"/>
    <w:rsid w:val="00754231"/>
    <w:rsid w:val="00754D7A"/>
    <w:rsid w:val="00755330"/>
    <w:rsid w:val="00756F54"/>
    <w:rsid w:val="00757431"/>
    <w:rsid w:val="00757604"/>
    <w:rsid w:val="0075771D"/>
    <w:rsid w:val="00757CB7"/>
    <w:rsid w:val="00757D5E"/>
    <w:rsid w:val="00761248"/>
    <w:rsid w:val="00761A43"/>
    <w:rsid w:val="0076257F"/>
    <w:rsid w:val="00765893"/>
    <w:rsid w:val="00765CED"/>
    <w:rsid w:val="00766BA2"/>
    <w:rsid w:val="0077019D"/>
    <w:rsid w:val="00771012"/>
    <w:rsid w:val="00771274"/>
    <w:rsid w:val="0077139B"/>
    <w:rsid w:val="00771E69"/>
    <w:rsid w:val="00772A35"/>
    <w:rsid w:val="00772D96"/>
    <w:rsid w:val="00773632"/>
    <w:rsid w:val="00774920"/>
    <w:rsid w:val="00774AF1"/>
    <w:rsid w:val="00774E1E"/>
    <w:rsid w:val="00775F6F"/>
    <w:rsid w:val="00775FD8"/>
    <w:rsid w:val="00776626"/>
    <w:rsid w:val="0077685B"/>
    <w:rsid w:val="00777A4A"/>
    <w:rsid w:val="007801F5"/>
    <w:rsid w:val="00781991"/>
    <w:rsid w:val="007826B9"/>
    <w:rsid w:val="0078312F"/>
    <w:rsid w:val="0078381C"/>
    <w:rsid w:val="007840E9"/>
    <w:rsid w:val="00784B61"/>
    <w:rsid w:val="007859EE"/>
    <w:rsid w:val="00785AD1"/>
    <w:rsid w:val="007866AE"/>
    <w:rsid w:val="007868A9"/>
    <w:rsid w:val="00786DEA"/>
    <w:rsid w:val="00787644"/>
    <w:rsid w:val="00787B45"/>
    <w:rsid w:val="0079006F"/>
    <w:rsid w:val="007901A1"/>
    <w:rsid w:val="0079020F"/>
    <w:rsid w:val="007908EF"/>
    <w:rsid w:val="00790E89"/>
    <w:rsid w:val="0079110A"/>
    <w:rsid w:val="00793A20"/>
    <w:rsid w:val="00793A79"/>
    <w:rsid w:val="007942E2"/>
    <w:rsid w:val="00795362"/>
    <w:rsid w:val="00795787"/>
    <w:rsid w:val="00795A7D"/>
    <w:rsid w:val="00795FF4"/>
    <w:rsid w:val="007972BB"/>
    <w:rsid w:val="007A11C0"/>
    <w:rsid w:val="007A17C2"/>
    <w:rsid w:val="007A1BE4"/>
    <w:rsid w:val="007A2101"/>
    <w:rsid w:val="007A32BD"/>
    <w:rsid w:val="007A3595"/>
    <w:rsid w:val="007A3BCB"/>
    <w:rsid w:val="007A517D"/>
    <w:rsid w:val="007A5254"/>
    <w:rsid w:val="007A58DE"/>
    <w:rsid w:val="007A5993"/>
    <w:rsid w:val="007A5BAF"/>
    <w:rsid w:val="007A5EF1"/>
    <w:rsid w:val="007A7A93"/>
    <w:rsid w:val="007B0240"/>
    <w:rsid w:val="007B03E1"/>
    <w:rsid w:val="007B1852"/>
    <w:rsid w:val="007B2588"/>
    <w:rsid w:val="007B2BDB"/>
    <w:rsid w:val="007B3AEE"/>
    <w:rsid w:val="007B7EDF"/>
    <w:rsid w:val="007C1A9A"/>
    <w:rsid w:val="007C1C79"/>
    <w:rsid w:val="007C342B"/>
    <w:rsid w:val="007C45D2"/>
    <w:rsid w:val="007C4878"/>
    <w:rsid w:val="007C5866"/>
    <w:rsid w:val="007C5A99"/>
    <w:rsid w:val="007C5CA5"/>
    <w:rsid w:val="007C5FED"/>
    <w:rsid w:val="007C7DC6"/>
    <w:rsid w:val="007D0037"/>
    <w:rsid w:val="007D2212"/>
    <w:rsid w:val="007D2AFD"/>
    <w:rsid w:val="007D2D10"/>
    <w:rsid w:val="007D348E"/>
    <w:rsid w:val="007D4275"/>
    <w:rsid w:val="007D5018"/>
    <w:rsid w:val="007D7370"/>
    <w:rsid w:val="007D7DD4"/>
    <w:rsid w:val="007E08CC"/>
    <w:rsid w:val="007E0A68"/>
    <w:rsid w:val="007E0B48"/>
    <w:rsid w:val="007E1F8A"/>
    <w:rsid w:val="007E2A89"/>
    <w:rsid w:val="007E35B7"/>
    <w:rsid w:val="007E385C"/>
    <w:rsid w:val="007E4517"/>
    <w:rsid w:val="007E5B84"/>
    <w:rsid w:val="007E614F"/>
    <w:rsid w:val="007E69BF"/>
    <w:rsid w:val="007E69E2"/>
    <w:rsid w:val="007E74DF"/>
    <w:rsid w:val="007E79F1"/>
    <w:rsid w:val="007F0189"/>
    <w:rsid w:val="007F0321"/>
    <w:rsid w:val="007F17E4"/>
    <w:rsid w:val="007F23FE"/>
    <w:rsid w:val="007F2EDA"/>
    <w:rsid w:val="007F3A0F"/>
    <w:rsid w:val="007F3B03"/>
    <w:rsid w:val="007F4DE0"/>
    <w:rsid w:val="007F55D2"/>
    <w:rsid w:val="007F573F"/>
    <w:rsid w:val="007F63B6"/>
    <w:rsid w:val="007F7091"/>
    <w:rsid w:val="007F743B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4D6E"/>
    <w:rsid w:val="00805134"/>
    <w:rsid w:val="00805406"/>
    <w:rsid w:val="008057F3"/>
    <w:rsid w:val="00806C14"/>
    <w:rsid w:val="008070D3"/>
    <w:rsid w:val="00807563"/>
    <w:rsid w:val="00807C5C"/>
    <w:rsid w:val="00807E73"/>
    <w:rsid w:val="008102D9"/>
    <w:rsid w:val="008105EE"/>
    <w:rsid w:val="00810CC4"/>
    <w:rsid w:val="0081154C"/>
    <w:rsid w:val="008124C5"/>
    <w:rsid w:val="008125CF"/>
    <w:rsid w:val="008140EE"/>
    <w:rsid w:val="0081410E"/>
    <w:rsid w:val="008144CC"/>
    <w:rsid w:val="0081495D"/>
    <w:rsid w:val="0081547B"/>
    <w:rsid w:val="00821900"/>
    <w:rsid w:val="0082456F"/>
    <w:rsid w:val="008258A8"/>
    <w:rsid w:val="00825E04"/>
    <w:rsid w:val="008261A1"/>
    <w:rsid w:val="00827471"/>
    <w:rsid w:val="008305B1"/>
    <w:rsid w:val="0083177D"/>
    <w:rsid w:val="008334DF"/>
    <w:rsid w:val="00833677"/>
    <w:rsid w:val="00833BBA"/>
    <w:rsid w:val="00834190"/>
    <w:rsid w:val="00834CC3"/>
    <w:rsid w:val="008350FC"/>
    <w:rsid w:val="00835A7D"/>
    <w:rsid w:val="008370C0"/>
    <w:rsid w:val="00837D5E"/>
    <w:rsid w:val="008408EE"/>
    <w:rsid w:val="0084354A"/>
    <w:rsid w:val="008442FD"/>
    <w:rsid w:val="0084653A"/>
    <w:rsid w:val="008477A4"/>
    <w:rsid w:val="00847BBD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5730C"/>
    <w:rsid w:val="00860E60"/>
    <w:rsid w:val="0086182E"/>
    <w:rsid w:val="00861EBE"/>
    <w:rsid w:val="0086383E"/>
    <w:rsid w:val="00864525"/>
    <w:rsid w:val="008645F7"/>
    <w:rsid w:val="008656AE"/>
    <w:rsid w:val="008656E9"/>
    <w:rsid w:val="00865FF1"/>
    <w:rsid w:val="00866881"/>
    <w:rsid w:val="00866ABC"/>
    <w:rsid w:val="00867319"/>
    <w:rsid w:val="008673A5"/>
    <w:rsid w:val="0087391A"/>
    <w:rsid w:val="00873FA9"/>
    <w:rsid w:val="00874014"/>
    <w:rsid w:val="00874782"/>
    <w:rsid w:val="00876762"/>
    <w:rsid w:val="00876A10"/>
    <w:rsid w:val="00876F8E"/>
    <w:rsid w:val="0087706E"/>
    <w:rsid w:val="00877B9C"/>
    <w:rsid w:val="008800B4"/>
    <w:rsid w:val="008802CE"/>
    <w:rsid w:val="00882727"/>
    <w:rsid w:val="00882B39"/>
    <w:rsid w:val="00884AF9"/>
    <w:rsid w:val="008856D3"/>
    <w:rsid w:val="008867EC"/>
    <w:rsid w:val="008869B1"/>
    <w:rsid w:val="008872C2"/>
    <w:rsid w:val="00887F50"/>
    <w:rsid w:val="008901E3"/>
    <w:rsid w:val="008908A4"/>
    <w:rsid w:val="00890B6A"/>
    <w:rsid w:val="00893D0D"/>
    <w:rsid w:val="00894043"/>
    <w:rsid w:val="00894841"/>
    <w:rsid w:val="00894939"/>
    <w:rsid w:val="00895E6B"/>
    <w:rsid w:val="008A0050"/>
    <w:rsid w:val="008A095C"/>
    <w:rsid w:val="008A0A69"/>
    <w:rsid w:val="008A3F57"/>
    <w:rsid w:val="008A5215"/>
    <w:rsid w:val="008A548F"/>
    <w:rsid w:val="008A54C6"/>
    <w:rsid w:val="008A557C"/>
    <w:rsid w:val="008A57E5"/>
    <w:rsid w:val="008A59A6"/>
    <w:rsid w:val="008A6760"/>
    <w:rsid w:val="008A75A9"/>
    <w:rsid w:val="008A7846"/>
    <w:rsid w:val="008B05DA"/>
    <w:rsid w:val="008B1109"/>
    <w:rsid w:val="008B1A69"/>
    <w:rsid w:val="008B1A7C"/>
    <w:rsid w:val="008B272A"/>
    <w:rsid w:val="008B2C78"/>
    <w:rsid w:val="008B5106"/>
    <w:rsid w:val="008B62AF"/>
    <w:rsid w:val="008B6C69"/>
    <w:rsid w:val="008B72AC"/>
    <w:rsid w:val="008B7EC1"/>
    <w:rsid w:val="008C1EBE"/>
    <w:rsid w:val="008C244D"/>
    <w:rsid w:val="008C2698"/>
    <w:rsid w:val="008C42C9"/>
    <w:rsid w:val="008C446F"/>
    <w:rsid w:val="008C4692"/>
    <w:rsid w:val="008C4DF7"/>
    <w:rsid w:val="008C62B1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715"/>
    <w:rsid w:val="008D7899"/>
    <w:rsid w:val="008E09B6"/>
    <w:rsid w:val="008E104B"/>
    <w:rsid w:val="008E109A"/>
    <w:rsid w:val="008E14EB"/>
    <w:rsid w:val="008E1902"/>
    <w:rsid w:val="008E28B3"/>
    <w:rsid w:val="008E3694"/>
    <w:rsid w:val="008E381B"/>
    <w:rsid w:val="008E484B"/>
    <w:rsid w:val="008E4C08"/>
    <w:rsid w:val="008E52C1"/>
    <w:rsid w:val="008E6ECA"/>
    <w:rsid w:val="008E7382"/>
    <w:rsid w:val="008E7544"/>
    <w:rsid w:val="008E78E4"/>
    <w:rsid w:val="008E7BF8"/>
    <w:rsid w:val="008F01E6"/>
    <w:rsid w:val="008F038C"/>
    <w:rsid w:val="008F1C34"/>
    <w:rsid w:val="008F2372"/>
    <w:rsid w:val="008F2D94"/>
    <w:rsid w:val="008F48BD"/>
    <w:rsid w:val="008F6D26"/>
    <w:rsid w:val="008F6FE5"/>
    <w:rsid w:val="00900117"/>
    <w:rsid w:val="009014D6"/>
    <w:rsid w:val="0090168E"/>
    <w:rsid w:val="00902127"/>
    <w:rsid w:val="00902A1F"/>
    <w:rsid w:val="00902F27"/>
    <w:rsid w:val="00903464"/>
    <w:rsid w:val="0090363F"/>
    <w:rsid w:val="009056AF"/>
    <w:rsid w:val="00905761"/>
    <w:rsid w:val="00906F76"/>
    <w:rsid w:val="00907A33"/>
    <w:rsid w:val="009109D9"/>
    <w:rsid w:val="00911198"/>
    <w:rsid w:val="009111B7"/>
    <w:rsid w:val="00911ABB"/>
    <w:rsid w:val="00912146"/>
    <w:rsid w:val="009133A3"/>
    <w:rsid w:val="00913698"/>
    <w:rsid w:val="0091426B"/>
    <w:rsid w:val="009158E4"/>
    <w:rsid w:val="00915B04"/>
    <w:rsid w:val="00915CD6"/>
    <w:rsid w:val="00920634"/>
    <w:rsid w:val="00924138"/>
    <w:rsid w:val="0092757A"/>
    <w:rsid w:val="00930981"/>
    <w:rsid w:val="0093099B"/>
    <w:rsid w:val="00930EFE"/>
    <w:rsid w:val="00930F97"/>
    <w:rsid w:val="00934D77"/>
    <w:rsid w:val="00935E76"/>
    <w:rsid w:val="0093653B"/>
    <w:rsid w:val="00936692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8C2"/>
    <w:rsid w:val="00944DC9"/>
    <w:rsid w:val="009454FA"/>
    <w:rsid w:val="0094566C"/>
    <w:rsid w:val="00945C05"/>
    <w:rsid w:val="00946CB5"/>
    <w:rsid w:val="00947CBC"/>
    <w:rsid w:val="009511A9"/>
    <w:rsid w:val="00951D77"/>
    <w:rsid w:val="009527EF"/>
    <w:rsid w:val="00954F8C"/>
    <w:rsid w:val="009562E9"/>
    <w:rsid w:val="009567AA"/>
    <w:rsid w:val="009607C9"/>
    <w:rsid w:val="00960D40"/>
    <w:rsid w:val="00960DED"/>
    <w:rsid w:val="00961B5D"/>
    <w:rsid w:val="00961EDC"/>
    <w:rsid w:val="00962801"/>
    <w:rsid w:val="00964360"/>
    <w:rsid w:val="0096460C"/>
    <w:rsid w:val="00964812"/>
    <w:rsid w:val="00965B38"/>
    <w:rsid w:val="00965F69"/>
    <w:rsid w:val="00966179"/>
    <w:rsid w:val="00966297"/>
    <w:rsid w:val="009704B5"/>
    <w:rsid w:val="00970D93"/>
    <w:rsid w:val="00973682"/>
    <w:rsid w:val="00973A6C"/>
    <w:rsid w:val="00974FCF"/>
    <w:rsid w:val="0097525F"/>
    <w:rsid w:val="00975D20"/>
    <w:rsid w:val="009775B9"/>
    <w:rsid w:val="00977828"/>
    <w:rsid w:val="00984137"/>
    <w:rsid w:val="00986CB9"/>
    <w:rsid w:val="00986DD3"/>
    <w:rsid w:val="0099019C"/>
    <w:rsid w:val="00991A8D"/>
    <w:rsid w:val="009924C8"/>
    <w:rsid w:val="0099362E"/>
    <w:rsid w:val="0099415A"/>
    <w:rsid w:val="00994C6C"/>
    <w:rsid w:val="009953A9"/>
    <w:rsid w:val="009953D5"/>
    <w:rsid w:val="009957B4"/>
    <w:rsid w:val="00995E97"/>
    <w:rsid w:val="009965BC"/>
    <w:rsid w:val="00997DFF"/>
    <w:rsid w:val="009A1099"/>
    <w:rsid w:val="009A20A5"/>
    <w:rsid w:val="009A2989"/>
    <w:rsid w:val="009A2C83"/>
    <w:rsid w:val="009A348F"/>
    <w:rsid w:val="009A3685"/>
    <w:rsid w:val="009A6268"/>
    <w:rsid w:val="009B1F0B"/>
    <w:rsid w:val="009B2C69"/>
    <w:rsid w:val="009B37C0"/>
    <w:rsid w:val="009B6531"/>
    <w:rsid w:val="009B6AFA"/>
    <w:rsid w:val="009B7F8D"/>
    <w:rsid w:val="009C1E40"/>
    <w:rsid w:val="009C3030"/>
    <w:rsid w:val="009C4E83"/>
    <w:rsid w:val="009C7382"/>
    <w:rsid w:val="009C75C5"/>
    <w:rsid w:val="009C7C43"/>
    <w:rsid w:val="009D156B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D7B88"/>
    <w:rsid w:val="009E1E8A"/>
    <w:rsid w:val="009E2C25"/>
    <w:rsid w:val="009E2E0C"/>
    <w:rsid w:val="009E370D"/>
    <w:rsid w:val="009E4A07"/>
    <w:rsid w:val="009E67A5"/>
    <w:rsid w:val="009F015C"/>
    <w:rsid w:val="009F0A3D"/>
    <w:rsid w:val="009F0FB0"/>
    <w:rsid w:val="009F1E6E"/>
    <w:rsid w:val="009F24AA"/>
    <w:rsid w:val="009F2C52"/>
    <w:rsid w:val="009F2CD6"/>
    <w:rsid w:val="009F4B44"/>
    <w:rsid w:val="009F4C0E"/>
    <w:rsid w:val="009F55A1"/>
    <w:rsid w:val="009F5C04"/>
    <w:rsid w:val="009F66C2"/>
    <w:rsid w:val="009F6E6A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6161"/>
    <w:rsid w:val="00A075F9"/>
    <w:rsid w:val="00A07BA3"/>
    <w:rsid w:val="00A07C1F"/>
    <w:rsid w:val="00A102CA"/>
    <w:rsid w:val="00A1070D"/>
    <w:rsid w:val="00A1174A"/>
    <w:rsid w:val="00A15F89"/>
    <w:rsid w:val="00A16E3A"/>
    <w:rsid w:val="00A16E6F"/>
    <w:rsid w:val="00A2064E"/>
    <w:rsid w:val="00A20CD5"/>
    <w:rsid w:val="00A21393"/>
    <w:rsid w:val="00A22D18"/>
    <w:rsid w:val="00A2335C"/>
    <w:rsid w:val="00A25430"/>
    <w:rsid w:val="00A258FE"/>
    <w:rsid w:val="00A26CB2"/>
    <w:rsid w:val="00A26DF6"/>
    <w:rsid w:val="00A271E3"/>
    <w:rsid w:val="00A30E71"/>
    <w:rsid w:val="00A32FD3"/>
    <w:rsid w:val="00A33763"/>
    <w:rsid w:val="00A347FE"/>
    <w:rsid w:val="00A3485C"/>
    <w:rsid w:val="00A349BE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2472"/>
    <w:rsid w:val="00A43EBB"/>
    <w:rsid w:val="00A442E5"/>
    <w:rsid w:val="00A44A58"/>
    <w:rsid w:val="00A44FF1"/>
    <w:rsid w:val="00A46FD9"/>
    <w:rsid w:val="00A4790D"/>
    <w:rsid w:val="00A4799D"/>
    <w:rsid w:val="00A514EF"/>
    <w:rsid w:val="00A51F1B"/>
    <w:rsid w:val="00A52F57"/>
    <w:rsid w:val="00A53507"/>
    <w:rsid w:val="00A547CE"/>
    <w:rsid w:val="00A5489B"/>
    <w:rsid w:val="00A54F45"/>
    <w:rsid w:val="00A55255"/>
    <w:rsid w:val="00A55321"/>
    <w:rsid w:val="00A555D5"/>
    <w:rsid w:val="00A573B6"/>
    <w:rsid w:val="00A57748"/>
    <w:rsid w:val="00A603A8"/>
    <w:rsid w:val="00A60DBE"/>
    <w:rsid w:val="00A622AD"/>
    <w:rsid w:val="00A63102"/>
    <w:rsid w:val="00A64AD0"/>
    <w:rsid w:val="00A64FB3"/>
    <w:rsid w:val="00A65479"/>
    <w:rsid w:val="00A66050"/>
    <w:rsid w:val="00A662E4"/>
    <w:rsid w:val="00A6697D"/>
    <w:rsid w:val="00A66E18"/>
    <w:rsid w:val="00A67874"/>
    <w:rsid w:val="00A70169"/>
    <w:rsid w:val="00A70822"/>
    <w:rsid w:val="00A7173A"/>
    <w:rsid w:val="00A7262B"/>
    <w:rsid w:val="00A73185"/>
    <w:rsid w:val="00A731CB"/>
    <w:rsid w:val="00A744C0"/>
    <w:rsid w:val="00A74F9E"/>
    <w:rsid w:val="00A75397"/>
    <w:rsid w:val="00A75961"/>
    <w:rsid w:val="00A7603D"/>
    <w:rsid w:val="00A80B69"/>
    <w:rsid w:val="00A81581"/>
    <w:rsid w:val="00A821BE"/>
    <w:rsid w:val="00A82594"/>
    <w:rsid w:val="00A84960"/>
    <w:rsid w:val="00A84B62"/>
    <w:rsid w:val="00A85225"/>
    <w:rsid w:val="00A85353"/>
    <w:rsid w:val="00A86051"/>
    <w:rsid w:val="00A86A8B"/>
    <w:rsid w:val="00A87444"/>
    <w:rsid w:val="00A876E3"/>
    <w:rsid w:val="00A879B1"/>
    <w:rsid w:val="00A906AF"/>
    <w:rsid w:val="00A90901"/>
    <w:rsid w:val="00A9283C"/>
    <w:rsid w:val="00A94093"/>
    <w:rsid w:val="00A958D7"/>
    <w:rsid w:val="00A975E8"/>
    <w:rsid w:val="00AA01A0"/>
    <w:rsid w:val="00AA0A27"/>
    <w:rsid w:val="00AA13C2"/>
    <w:rsid w:val="00AA16C2"/>
    <w:rsid w:val="00AA22B3"/>
    <w:rsid w:val="00AA3FBE"/>
    <w:rsid w:val="00AA462F"/>
    <w:rsid w:val="00AA5413"/>
    <w:rsid w:val="00AA5749"/>
    <w:rsid w:val="00AA5EED"/>
    <w:rsid w:val="00AA7B98"/>
    <w:rsid w:val="00AB0494"/>
    <w:rsid w:val="00AB0982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3201"/>
    <w:rsid w:val="00AC46C2"/>
    <w:rsid w:val="00AC6368"/>
    <w:rsid w:val="00AC6426"/>
    <w:rsid w:val="00AC698E"/>
    <w:rsid w:val="00AD0B45"/>
    <w:rsid w:val="00AD1EFC"/>
    <w:rsid w:val="00AD277A"/>
    <w:rsid w:val="00AD2E3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1C80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B42"/>
    <w:rsid w:val="00AF5C04"/>
    <w:rsid w:val="00AF5E3E"/>
    <w:rsid w:val="00AF64CF"/>
    <w:rsid w:val="00AF688E"/>
    <w:rsid w:val="00AF6E4D"/>
    <w:rsid w:val="00AF71E1"/>
    <w:rsid w:val="00AF7405"/>
    <w:rsid w:val="00B00398"/>
    <w:rsid w:val="00B029AD"/>
    <w:rsid w:val="00B02D7F"/>
    <w:rsid w:val="00B030EF"/>
    <w:rsid w:val="00B04194"/>
    <w:rsid w:val="00B0421F"/>
    <w:rsid w:val="00B04421"/>
    <w:rsid w:val="00B05075"/>
    <w:rsid w:val="00B0677D"/>
    <w:rsid w:val="00B069D5"/>
    <w:rsid w:val="00B076D3"/>
    <w:rsid w:val="00B07ABA"/>
    <w:rsid w:val="00B100E6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852"/>
    <w:rsid w:val="00B27B31"/>
    <w:rsid w:val="00B27F69"/>
    <w:rsid w:val="00B30F72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57E"/>
    <w:rsid w:val="00B36C11"/>
    <w:rsid w:val="00B36E7B"/>
    <w:rsid w:val="00B37B2B"/>
    <w:rsid w:val="00B4005F"/>
    <w:rsid w:val="00B40128"/>
    <w:rsid w:val="00B403E4"/>
    <w:rsid w:val="00B40874"/>
    <w:rsid w:val="00B41E99"/>
    <w:rsid w:val="00B41F21"/>
    <w:rsid w:val="00B43775"/>
    <w:rsid w:val="00B44118"/>
    <w:rsid w:val="00B4456F"/>
    <w:rsid w:val="00B456A4"/>
    <w:rsid w:val="00B4595F"/>
    <w:rsid w:val="00B459EF"/>
    <w:rsid w:val="00B500B8"/>
    <w:rsid w:val="00B51DE8"/>
    <w:rsid w:val="00B51E5A"/>
    <w:rsid w:val="00B52270"/>
    <w:rsid w:val="00B5254F"/>
    <w:rsid w:val="00B52B0A"/>
    <w:rsid w:val="00B532E3"/>
    <w:rsid w:val="00B54E56"/>
    <w:rsid w:val="00B55211"/>
    <w:rsid w:val="00B55835"/>
    <w:rsid w:val="00B55D36"/>
    <w:rsid w:val="00B562D0"/>
    <w:rsid w:val="00B56A55"/>
    <w:rsid w:val="00B57E71"/>
    <w:rsid w:val="00B632A6"/>
    <w:rsid w:val="00B646D7"/>
    <w:rsid w:val="00B65511"/>
    <w:rsid w:val="00B6646C"/>
    <w:rsid w:val="00B66D9E"/>
    <w:rsid w:val="00B676B3"/>
    <w:rsid w:val="00B7019E"/>
    <w:rsid w:val="00B70233"/>
    <w:rsid w:val="00B71428"/>
    <w:rsid w:val="00B71AB5"/>
    <w:rsid w:val="00B71C99"/>
    <w:rsid w:val="00B71EC6"/>
    <w:rsid w:val="00B7413B"/>
    <w:rsid w:val="00B742CA"/>
    <w:rsid w:val="00B74A6B"/>
    <w:rsid w:val="00B7532B"/>
    <w:rsid w:val="00B75B05"/>
    <w:rsid w:val="00B765FF"/>
    <w:rsid w:val="00B76AB1"/>
    <w:rsid w:val="00B77BBA"/>
    <w:rsid w:val="00B80B09"/>
    <w:rsid w:val="00B81941"/>
    <w:rsid w:val="00B83522"/>
    <w:rsid w:val="00B8384C"/>
    <w:rsid w:val="00B83BB2"/>
    <w:rsid w:val="00B84974"/>
    <w:rsid w:val="00B8502B"/>
    <w:rsid w:val="00B856EA"/>
    <w:rsid w:val="00B863D1"/>
    <w:rsid w:val="00B86DA5"/>
    <w:rsid w:val="00B87693"/>
    <w:rsid w:val="00B87CBE"/>
    <w:rsid w:val="00B90E0A"/>
    <w:rsid w:val="00B9193D"/>
    <w:rsid w:val="00B91C4E"/>
    <w:rsid w:val="00B930F1"/>
    <w:rsid w:val="00B933C4"/>
    <w:rsid w:val="00B93E51"/>
    <w:rsid w:val="00B95349"/>
    <w:rsid w:val="00BA00CA"/>
    <w:rsid w:val="00BA0A19"/>
    <w:rsid w:val="00BA0A59"/>
    <w:rsid w:val="00BA172C"/>
    <w:rsid w:val="00BA2E2F"/>
    <w:rsid w:val="00BA3A98"/>
    <w:rsid w:val="00BA497D"/>
    <w:rsid w:val="00BA52C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12F"/>
    <w:rsid w:val="00BB42F8"/>
    <w:rsid w:val="00BB46EF"/>
    <w:rsid w:val="00BB50C1"/>
    <w:rsid w:val="00BB541A"/>
    <w:rsid w:val="00BB67EE"/>
    <w:rsid w:val="00BB6D30"/>
    <w:rsid w:val="00BB72B7"/>
    <w:rsid w:val="00BB7E2B"/>
    <w:rsid w:val="00BB7F06"/>
    <w:rsid w:val="00BC0BC4"/>
    <w:rsid w:val="00BC0E73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9D"/>
    <w:rsid w:val="00BC7EE6"/>
    <w:rsid w:val="00BD1030"/>
    <w:rsid w:val="00BD1271"/>
    <w:rsid w:val="00BD3446"/>
    <w:rsid w:val="00BD3F70"/>
    <w:rsid w:val="00BD45FE"/>
    <w:rsid w:val="00BD4F0D"/>
    <w:rsid w:val="00BD5362"/>
    <w:rsid w:val="00BD54E2"/>
    <w:rsid w:val="00BD754E"/>
    <w:rsid w:val="00BD7831"/>
    <w:rsid w:val="00BE007C"/>
    <w:rsid w:val="00BE0C0D"/>
    <w:rsid w:val="00BE0CE3"/>
    <w:rsid w:val="00BE0DD2"/>
    <w:rsid w:val="00BE1AD1"/>
    <w:rsid w:val="00BE1DC0"/>
    <w:rsid w:val="00BE22A6"/>
    <w:rsid w:val="00BE34CE"/>
    <w:rsid w:val="00BE3B26"/>
    <w:rsid w:val="00BE3E4D"/>
    <w:rsid w:val="00BE4874"/>
    <w:rsid w:val="00BE4B43"/>
    <w:rsid w:val="00BE5912"/>
    <w:rsid w:val="00BE5E7B"/>
    <w:rsid w:val="00BE63C3"/>
    <w:rsid w:val="00BE6B42"/>
    <w:rsid w:val="00BE7495"/>
    <w:rsid w:val="00BE7573"/>
    <w:rsid w:val="00BF043E"/>
    <w:rsid w:val="00BF06FE"/>
    <w:rsid w:val="00BF1828"/>
    <w:rsid w:val="00BF19A0"/>
    <w:rsid w:val="00BF26D0"/>
    <w:rsid w:val="00BF3CAC"/>
    <w:rsid w:val="00BF417A"/>
    <w:rsid w:val="00BF45D1"/>
    <w:rsid w:val="00BF4723"/>
    <w:rsid w:val="00BF4965"/>
    <w:rsid w:val="00BF5D98"/>
    <w:rsid w:val="00BF5FC8"/>
    <w:rsid w:val="00BF69D2"/>
    <w:rsid w:val="00C0022C"/>
    <w:rsid w:val="00C00A58"/>
    <w:rsid w:val="00C00C0C"/>
    <w:rsid w:val="00C012FC"/>
    <w:rsid w:val="00C01F66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5ED1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0FC1"/>
    <w:rsid w:val="00C2260B"/>
    <w:rsid w:val="00C22E2A"/>
    <w:rsid w:val="00C22EC3"/>
    <w:rsid w:val="00C23F20"/>
    <w:rsid w:val="00C2499C"/>
    <w:rsid w:val="00C262B5"/>
    <w:rsid w:val="00C266B7"/>
    <w:rsid w:val="00C2711F"/>
    <w:rsid w:val="00C301C8"/>
    <w:rsid w:val="00C30203"/>
    <w:rsid w:val="00C303DD"/>
    <w:rsid w:val="00C303F1"/>
    <w:rsid w:val="00C327ED"/>
    <w:rsid w:val="00C3313E"/>
    <w:rsid w:val="00C33633"/>
    <w:rsid w:val="00C34766"/>
    <w:rsid w:val="00C34BBE"/>
    <w:rsid w:val="00C37C09"/>
    <w:rsid w:val="00C4010D"/>
    <w:rsid w:val="00C42BD4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5793E"/>
    <w:rsid w:val="00C634F5"/>
    <w:rsid w:val="00C65791"/>
    <w:rsid w:val="00C65C92"/>
    <w:rsid w:val="00C6716B"/>
    <w:rsid w:val="00C67AF1"/>
    <w:rsid w:val="00C708DA"/>
    <w:rsid w:val="00C70B58"/>
    <w:rsid w:val="00C70C3A"/>
    <w:rsid w:val="00C70E79"/>
    <w:rsid w:val="00C71096"/>
    <w:rsid w:val="00C7168C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76E48"/>
    <w:rsid w:val="00C814B2"/>
    <w:rsid w:val="00C8180B"/>
    <w:rsid w:val="00C81E1A"/>
    <w:rsid w:val="00C8219B"/>
    <w:rsid w:val="00C8279B"/>
    <w:rsid w:val="00C836B2"/>
    <w:rsid w:val="00C8395B"/>
    <w:rsid w:val="00C84593"/>
    <w:rsid w:val="00C84CD3"/>
    <w:rsid w:val="00C84FB8"/>
    <w:rsid w:val="00C85AB6"/>
    <w:rsid w:val="00C86563"/>
    <w:rsid w:val="00C873E0"/>
    <w:rsid w:val="00C8744B"/>
    <w:rsid w:val="00C8750B"/>
    <w:rsid w:val="00C9079D"/>
    <w:rsid w:val="00C9120B"/>
    <w:rsid w:val="00C92650"/>
    <w:rsid w:val="00C93285"/>
    <w:rsid w:val="00C937CC"/>
    <w:rsid w:val="00C93BD2"/>
    <w:rsid w:val="00C93F98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A63EB"/>
    <w:rsid w:val="00CB042F"/>
    <w:rsid w:val="00CB0A05"/>
    <w:rsid w:val="00CB1C19"/>
    <w:rsid w:val="00CB2277"/>
    <w:rsid w:val="00CB2900"/>
    <w:rsid w:val="00CB319B"/>
    <w:rsid w:val="00CB41A2"/>
    <w:rsid w:val="00CB45FA"/>
    <w:rsid w:val="00CB4A90"/>
    <w:rsid w:val="00CB5F89"/>
    <w:rsid w:val="00CB6121"/>
    <w:rsid w:val="00CB6C74"/>
    <w:rsid w:val="00CC1988"/>
    <w:rsid w:val="00CC20FB"/>
    <w:rsid w:val="00CC2733"/>
    <w:rsid w:val="00CC2D48"/>
    <w:rsid w:val="00CC31B6"/>
    <w:rsid w:val="00CC349F"/>
    <w:rsid w:val="00CC4631"/>
    <w:rsid w:val="00CC4774"/>
    <w:rsid w:val="00CC5042"/>
    <w:rsid w:val="00CC5666"/>
    <w:rsid w:val="00CC57C1"/>
    <w:rsid w:val="00CC7A92"/>
    <w:rsid w:val="00CC7BD0"/>
    <w:rsid w:val="00CD04E0"/>
    <w:rsid w:val="00CD1513"/>
    <w:rsid w:val="00CD1C9D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09F8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36E2"/>
    <w:rsid w:val="00CF545A"/>
    <w:rsid w:val="00CF7355"/>
    <w:rsid w:val="00D00D4D"/>
    <w:rsid w:val="00D013A6"/>
    <w:rsid w:val="00D01CF6"/>
    <w:rsid w:val="00D01E93"/>
    <w:rsid w:val="00D02088"/>
    <w:rsid w:val="00D02DAE"/>
    <w:rsid w:val="00D031E4"/>
    <w:rsid w:val="00D038C0"/>
    <w:rsid w:val="00D050EC"/>
    <w:rsid w:val="00D0591C"/>
    <w:rsid w:val="00D05ACF"/>
    <w:rsid w:val="00D10B53"/>
    <w:rsid w:val="00D111BF"/>
    <w:rsid w:val="00D11591"/>
    <w:rsid w:val="00D11901"/>
    <w:rsid w:val="00D14716"/>
    <w:rsid w:val="00D14B2F"/>
    <w:rsid w:val="00D14D4A"/>
    <w:rsid w:val="00D15BE9"/>
    <w:rsid w:val="00D16A0E"/>
    <w:rsid w:val="00D17022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6B6"/>
    <w:rsid w:val="00D31805"/>
    <w:rsid w:val="00D31E48"/>
    <w:rsid w:val="00D321C5"/>
    <w:rsid w:val="00D328FB"/>
    <w:rsid w:val="00D3463C"/>
    <w:rsid w:val="00D346AB"/>
    <w:rsid w:val="00D36D2C"/>
    <w:rsid w:val="00D4008D"/>
    <w:rsid w:val="00D4072D"/>
    <w:rsid w:val="00D42CE3"/>
    <w:rsid w:val="00D43FC8"/>
    <w:rsid w:val="00D466BB"/>
    <w:rsid w:val="00D47F08"/>
    <w:rsid w:val="00D50AD6"/>
    <w:rsid w:val="00D50C19"/>
    <w:rsid w:val="00D51A27"/>
    <w:rsid w:val="00D538BA"/>
    <w:rsid w:val="00D548CD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CC9"/>
    <w:rsid w:val="00D64E72"/>
    <w:rsid w:val="00D65DCF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4F17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4BDF"/>
    <w:rsid w:val="00D8502D"/>
    <w:rsid w:val="00D900C6"/>
    <w:rsid w:val="00D924F9"/>
    <w:rsid w:val="00D92AC5"/>
    <w:rsid w:val="00D938E7"/>
    <w:rsid w:val="00D94063"/>
    <w:rsid w:val="00DA162B"/>
    <w:rsid w:val="00DA19B0"/>
    <w:rsid w:val="00DA3FE8"/>
    <w:rsid w:val="00DA4AB5"/>
    <w:rsid w:val="00DA5771"/>
    <w:rsid w:val="00DA66A9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6C3D"/>
    <w:rsid w:val="00DB7CBC"/>
    <w:rsid w:val="00DC0A8E"/>
    <w:rsid w:val="00DC111D"/>
    <w:rsid w:val="00DC189F"/>
    <w:rsid w:val="00DC1C29"/>
    <w:rsid w:val="00DC2386"/>
    <w:rsid w:val="00DC2406"/>
    <w:rsid w:val="00DC2F5B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B95"/>
    <w:rsid w:val="00DD5D20"/>
    <w:rsid w:val="00DD607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0DAA"/>
    <w:rsid w:val="00DF1EB1"/>
    <w:rsid w:val="00DF21CB"/>
    <w:rsid w:val="00DF2FCC"/>
    <w:rsid w:val="00DF5BB5"/>
    <w:rsid w:val="00DF65B0"/>
    <w:rsid w:val="00DF67D5"/>
    <w:rsid w:val="00DF7B62"/>
    <w:rsid w:val="00DF7CF5"/>
    <w:rsid w:val="00E001C0"/>
    <w:rsid w:val="00E002ED"/>
    <w:rsid w:val="00E014D6"/>
    <w:rsid w:val="00E01BE8"/>
    <w:rsid w:val="00E01D27"/>
    <w:rsid w:val="00E0282B"/>
    <w:rsid w:val="00E034EF"/>
    <w:rsid w:val="00E03ECD"/>
    <w:rsid w:val="00E03FFE"/>
    <w:rsid w:val="00E05598"/>
    <w:rsid w:val="00E05668"/>
    <w:rsid w:val="00E06EB8"/>
    <w:rsid w:val="00E0768B"/>
    <w:rsid w:val="00E114A2"/>
    <w:rsid w:val="00E1284F"/>
    <w:rsid w:val="00E131A0"/>
    <w:rsid w:val="00E131EB"/>
    <w:rsid w:val="00E14899"/>
    <w:rsid w:val="00E15312"/>
    <w:rsid w:val="00E15586"/>
    <w:rsid w:val="00E15A8B"/>
    <w:rsid w:val="00E1642F"/>
    <w:rsid w:val="00E209C5"/>
    <w:rsid w:val="00E20F79"/>
    <w:rsid w:val="00E211AA"/>
    <w:rsid w:val="00E24ED5"/>
    <w:rsid w:val="00E261DB"/>
    <w:rsid w:val="00E304C9"/>
    <w:rsid w:val="00E305A8"/>
    <w:rsid w:val="00E3182B"/>
    <w:rsid w:val="00E31C41"/>
    <w:rsid w:val="00E334D1"/>
    <w:rsid w:val="00E33CB2"/>
    <w:rsid w:val="00E34BC3"/>
    <w:rsid w:val="00E35997"/>
    <w:rsid w:val="00E37996"/>
    <w:rsid w:val="00E37E8D"/>
    <w:rsid w:val="00E40502"/>
    <w:rsid w:val="00E40728"/>
    <w:rsid w:val="00E41C31"/>
    <w:rsid w:val="00E437B7"/>
    <w:rsid w:val="00E455EF"/>
    <w:rsid w:val="00E457FE"/>
    <w:rsid w:val="00E45D36"/>
    <w:rsid w:val="00E46025"/>
    <w:rsid w:val="00E46763"/>
    <w:rsid w:val="00E468C6"/>
    <w:rsid w:val="00E4696F"/>
    <w:rsid w:val="00E47145"/>
    <w:rsid w:val="00E473F7"/>
    <w:rsid w:val="00E47565"/>
    <w:rsid w:val="00E47A7E"/>
    <w:rsid w:val="00E50769"/>
    <w:rsid w:val="00E5148E"/>
    <w:rsid w:val="00E53C39"/>
    <w:rsid w:val="00E55919"/>
    <w:rsid w:val="00E56624"/>
    <w:rsid w:val="00E56738"/>
    <w:rsid w:val="00E61F43"/>
    <w:rsid w:val="00E6220C"/>
    <w:rsid w:val="00E62342"/>
    <w:rsid w:val="00E62348"/>
    <w:rsid w:val="00E62BF5"/>
    <w:rsid w:val="00E62DF1"/>
    <w:rsid w:val="00E631C3"/>
    <w:rsid w:val="00E65D5D"/>
    <w:rsid w:val="00E70CD2"/>
    <w:rsid w:val="00E70FBF"/>
    <w:rsid w:val="00E721A7"/>
    <w:rsid w:val="00E724C4"/>
    <w:rsid w:val="00E7272C"/>
    <w:rsid w:val="00E72BFC"/>
    <w:rsid w:val="00E735B7"/>
    <w:rsid w:val="00E73F51"/>
    <w:rsid w:val="00E76D95"/>
    <w:rsid w:val="00E77D03"/>
    <w:rsid w:val="00E80901"/>
    <w:rsid w:val="00E80CD7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D9E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095"/>
    <w:rsid w:val="00E955C2"/>
    <w:rsid w:val="00E96054"/>
    <w:rsid w:val="00E97208"/>
    <w:rsid w:val="00E973B5"/>
    <w:rsid w:val="00EA0409"/>
    <w:rsid w:val="00EA0511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15A7"/>
    <w:rsid w:val="00EB3252"/>
    <w:rsid w:val="00EB32A6"/>
    <w:rsid w:val="00EB5570"/>
    <w:rsid w:val="00EB6845"/>
    <w:rsid w:val="00EB686A"/>
    <w:rsid w:val="00EB7735"/>
    <w:rsid w:val="00EB77E7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9C4"/>
    <w:rsid w:val="00ED2CB9"/>
    <w:rsid w:val="00ED4795"/>
    <w:rsid w:val="00ED4FC8"/>
    <w:rsid w:val="00ED55D8"/>
    <w:rsid w:val="00ED5603"/>
    <w:rsid w:val="00ED5914"/>
    <w:rsid w:val="00ED5E2B"/>
    <w:rsid w:val="00ED68FD"/>
    <w:rsid w:val="00EE015A"/>
    <w:rsid w:val="00EE0ABB"/>
    <w:rsid w:val="00EE15ED"/>
    <w:rsid w:val="00EE1953"/>
    <w:rsid w:val="00EE21F6"/>
    <w:rsid w:val="00EE305D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8FC"/>
    <w:rsid w:val="00F02D15"/>
    <w:rsid w:val="00F02DA4"/>
    <w:rsid w:val="00F04FF6"/>
    <w:rsid w:val="00F058F0"/>
    <w:rsid w:val="00F05FE8"/>
    <w:rsid w:val="00F060BB"/>
    <w:rsid w:val="00F0617C"/>
    <w:rsid w:val="00F0651E"/>
    <w:rsid w:val="00F0769A"/>
    <w:rsid w:val="00F07907"/>
    <w:rsid w:val="00F07D9D"/>
    <w:rsid w:val="00F108DA"/>
    <w:rsid w:val="00F10F00"/>
    <w:rsid w:val="00F14926"/>
    <w:rsid w:val="00F15168"/>
    <w:rsid w:val="00F16349"/>
    <w:rsid w:val="00F1699A"/>
    <w:rsid w:val="00F17A13"/>
    <w:rsid w:val="00F200A3"/>
    <w:rsid w:val="00F20570"/>
    <w:rsid w:val="00F20628"/>
    <w:rsid w:val="00F21050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27C32"/>
    <w:rsid w:val="00F3049A"/>
    <w:rsid w:val="00F30903"/>
    <w:rsid w:val="00F33964"/>
    <w:rsid w:val="00F339AD"/>
    <w:rsid w:val="00F34859"/>
    <w:rsid w:val="00F36BC4"/>
    <w:rsid w:val="00F37BC1"/>
    <w:rsid w:val="00F37E53"/>
    <w:rsid w:val="00F37EAB"/>
    <w:rsid w:val="00F401FE"/>
    <w:rsid w:val="00F40FD3"/>
    <w:rsid w:val="00F42F70"/>
    <w:rsid w:val="00F43178"/>
    <w:rsid w:val="00F44013"/>
    <w:rsid w:val="00F44939"/>
    <w:rsid w:val="00F45432"/>
    <w:rsid w:val="00F45D64"/>
    <w:rsid w:val="00F50083"/>
    <w:rsid w:val="00F50529"/>
    <w:rsid w:val="00F54292"/>
    <w:rsid w:val="00F54B70"/>
    <w:rsid w:val="00F5523B"/>
    <w:rsid w:val="00F55841"/>
    <w:rsid w:val="00F5602D"/>
    <w:rsid w:val="00F56CF9"/>
    <w:rsid w:val="00F574EF"/>
    <w:rsid w:val="00F61A77"/>
    <w:rsid w:val="00F61EA4"/>
    <w:rsid w:val="00F61EC8"/>
    <w:rsid w:val="00F62524"/>
    <w:rsid w:val="00F625AD"/>
    <w:rsid w:val="00F62BED"/>
    <w:rsid w:val="00F62FA1"/>
    <w:rsid w:val="00F63A3B"/>
    <w:rsid w:val="00F64473"/>
    <w:rsid w:val="00F6676B"/>
    <w:rsid w:val="00F66D2B"/>
    <w:rsid w:val="00F66DDC"/>
    <w:rsid w:val="00F672DE"/>
    <w:rsid w:val="00F67611"/>
    <w:rsid w:val="00F70A55"/>
    <w:rsid w:val="00F70E28"/>
    <w:rsid w:val="00F720F7"/>
    <w:rsid w:val="00F74168"/>
    <w:rsid w:val="00F752E5"/>
    <w:rsid w:val="00F7538D"/>
    <w:rsid w:val="00F75439"/>
    <w:rsid w:val="00F76521"/>
    <w:rsid w:val="00F76C74"/>
    <w:rsid w:val="00F7779A"/>
    <w:rsid w:val="00F77929"/>
    <w:rsid w:val="00F77C12"/>
    <w:rsid w:val="00F8038E"/>
    <w:rsid w:val="00F80CC3"/>
    <w:rsid w:val="00F81491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8AD"/>
    <w:rsid w:val="00F87BB1"/>
    <w:rsid w:val="00F87D5F"/>
    <w:rsid w:val="00F934BB"/>
    <w:rsid w:val="00F94BD6"/>
    <w:rsid w:val="00F9582B"/>
    <w:rsid w:val="00F95F57"/>
    <w:rsid w:val="00F96072"/>
    <w:rsid w:val="00F967E4"/>
    <w:rsid w:val="00F97236"/>
    <w:rsid w:val="00FA0DC5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7E1"/>
    <w:rsid w:val="00FA7D4E"/>
    <w:rsid w:val="00FB0BF2"/>
    <w:rsid w:val="00FB15E7"/>
    <w:rsid w:val="00FB2884"/>
    <w:rsid w:val="00FB2C4A"/>
    <w:rsid w:val="00FB33D2"/>
    <w:rsid w:val="00FB3519"/>
    <w:rsid w:val="00FB3AC9"/>
    <w:rsid w:val="00FB784C"/>
    <w:rsid w:val="00FB7FB8"/>
    <w:rsid w:val="00FC1198"/>
    <w:rsid w:val="00FC15C9"/>
    <w:rsid w:val="00FC2669"/>
    <w:rsid w:val="00FC2B04"/>
    <w:rsid w:val="00FC2D5F"/>
    <w:rsid w:val="00FC4748"/>
    <w:rsid w:val="00FC4D21"/>
    <w:rsid w:val="00FC5417"/>
    <w:rsid w:val="00FC564B"/>
    <w:rsid w:val="00FC589B"/>
    <w:rsid w:val="00FC74B8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21F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3BB"/>
    <w:rsid w:val="00FE7869"/>
    <w:rsid w:val="00FF0200"/>
    <w:rsid w:val="00FF31C9"/>
    <w:rsid w:val="00FF3898"/>
    <w:rsid w:val="00FF4DB3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5:docId w15:val="{CE7AECC2-40C3-445C-B8C1-66DC1C68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187C77"/>
    <w:pPr>
      <w:keepNext/>
      <w:numPr>
        <w:numId w:val="3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2B4BA8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numPr>
        <w:ilvl w:val="3"/>
        <w:numId w:val="2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numPr>
        <w:ilvl w:val="4"/>
        <w:numId w:val="2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numPr>
        <w:ilvl w:val="5"/>
        <w:numId w:val="2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numPr>
        <w:ilvl w:val="6"/>
        <w:numId w:val="2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numPr>
        <w:ilvl w:val="7"/>
        <w:numId w:val="2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numPr>
        <w:ilvl w:val="8"/>
        <w:numId w:val="2"/>
      </w:num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187C77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SemEspaamento">
    <w:name w:val="No Spacing"/>
    <w:link w:val="SemEspaamento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99C"/>
    <w:rPr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23691E"/>
  </w:style>
  <w:style w:type="paragraph" w:styleId="Rodap">
    <w:name w:val="footer"/>
    <w:basedOn w:val="Normal"/>
    <w:link w:val="Rodap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23691E"/>
  </w:style>
  <w:style w:type="paragraph" w:styleId="MapadoDocumento">
    <w:name w:val="Document Map"/>
    <w:basedOn w:val="Normal"/>
    <w:link w:val="MapadoDocumento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315B03"/>
    <w:rPr>
      <w:rFonts w:eastAsia="Times New Roman" w:hAnsi="Tahoma"/>
      <w:sz w:val="16"/>
      <w:szCs w:val="16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537603"/>
    <w:pPr>
      <w:spacing w:before="240" w:after="60"/>
      <w:ind w:left="360" w:hanging="3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TtuloChar">
    <w:name w:val="Título Char"/>
    <w:aliases w:val="TOTVS Subtítulo Char"/>
    <w:basedOn w:val="Fontepargpadro"/>
    <w:link w:val="Ttulo"/>
    <w:rsid w:val="00537603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Fontepargpadro"/>
    <w:uiPriority w:val="99"/>
    <w:unhideWhenUsed/>
    <w:rsid w:val="008A57E5"/>
    <w:rPr>
      <w:color w:val="0000FF"/>
      <w:u w:val="single"/>
    </w:rPr>
  </w:style>
  <w:style w:type="paragraph" w:styleId="CabealhodoSumrio">
    <w:name w:val="TOC Heading"/>
    <w:basedOn w:val="Ttulo"/>
    <w:next w:val="Normal"/>
    <w:uiPriority w:val="99"/>
    <w:unhideWhenUsed/>
    <w:qFormat/>
    <w:rsid w:val="004A7619"/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6822D9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Sumrio2">
    <w:name w:val="toc 2"/>
    <w:basedOn w:val="Larcio"/>
    <w:next w:val="Larcio"/>
    <w:autoRedefine/>
    <w:uiPriority w:val="39"/>
    <w:unhideWhenUsed/>
    <w:rsid w:val="00915CD6"/>
    <w:pPr>
      <w:tabs>
        <w:tab w:val="clear" w:pos="480"/>
        <w:tab w:val="left" w:pos="0"/>
        <w:tab w:val="left" w:pos="567"/>
        <w:tab w:val="left" w:pos="720"/>
        <w:tab w:val="right" w:leader="dot" w:pos="8861"/>
      </w:tabs>
      <w:spacing w:before="120" w:after="40"/>
    </w:pPr>
    <w:rPr>
      <w:b w:val="0"/>
      <w:color w:val="000000" w:themeColor="text1"/>
      <w:sz w:val="22"/>
    </w:rPr>
  </w:style>
  <w:style w:type="character" w:styleId="nfaseSutil">
    <w:name w:val="Subtle Emphasis"/>
    <w:aliases w:val="TOTVS Ênfase Sutil"/>
    <w:basedOn w:val="Fontepargpadro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ontepargpadro"/>
    <w:link w:val="TOTVSItlico"/>
    <w:rsid w:val="00F2796F"/>
    <w:rPr>
      <w:i/>
      <w:sz w:val="22"/>
      <w:szCs w:val="22"/>
      <w:lang w:eastAsia="en-US"/>
    </w:rPr>
  </w:style>
  <w:style w:type="paragraph" w:styleId="PargrafodaLista">
    <w:name w:val="List Paragraph"/>
    <w:basedOn w:val="Normal"/>
    <w:uiPriority w:val="99"/>
    <w:qFormat/>
    <w:rsid w:val="004E042A"/>
    <w:pPr>
      <w:ind w:left="720"/>
      <w:contextualSpacing/>
    </w:p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ontepargpadro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ontepargpadro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ontepargpadro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orpodetexto">
    <w:name w:val="Body Text"/>
    <w:basedOn w:val="Normal"/>
    <w:link w:val="Corpodetexto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Sumrio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1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emFormatao">
    <w:name w:val="Plain Text"/>
    <w:basedOn w:val="Normal"/>
    <w:link w:val="TextosemFormatao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Sumrio1"/>
    <w:rsid w:val="008B7EC1"/>
  </w:style>
  <w:style w:type="paragraph" w:styleId="Sumrio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linkVisitado">
    <w:name w:val="FollowedHyperlink"/>
    <w:basedOn w:val="Fontepargpadro"/>
    <w:rsid w:val="008B7EC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Sumrio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B7EC1"/>
    <w:rPr>
      <w:b/>
      <w:bCs/>
    </w:rPr>
  </w:style>
  <w:style w:type="paragraph" w:styleId="Sumrio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e">
    <w:name w:val="Emphasis"/>
    <w:basedOn w:val="Fontepargpadro"/>
    <w:qFormat/>
    <w:rsid w:val="008B7EC1"/>
    <w:rPr>
      <w:i/>
      <w:iCs/>
    </w:rPr>
  </w:style>
  <w:style w:type="paragraph" w:styleId="Textodenotaderodap">
    <w:name w:val="footnote text"/>
    <w:basedOn w:val="Normal"/>
    <w:link w:val="TextodenotaderodapChar"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9149C"/>
    <w:rPr>
      <w:rFonts w:ascii="Calibri" w:hAnsi="Calibri"/>
      <w:b/>
      <w:bCs/>
      <w:i/>
      <w:iCs/>
      <w:color w:val="4F81BD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h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customStyle="1" w:styleId="Subtitulo">
    <w:name w:val="Subtitulo"/>
    <w:basedOn w:val="Ttulo2"/>
    <w:qFormat/>
    <w:rsid w:val="002C3383"/>
    <w:pPr>
      <w:numPr>
        <w:ilvl w:val="1"/>
        <w:numId w:val="4"/>
      </w:numPr>
    </w:pPr>
    <w:rPr>
      <w:lang w:eastAsia="pt-BR"/>
    </w:rPr>
  </w:style>
  <w:style w:type="paragraph" w:customStyle="1" w:styleId="NormalTabela">
    <w:name w:val="Normal Tabela"/>
    <w:basedOn w:val="Normal"/>
    <w:link w:val="NormalTabelaChar"/>
    <w:rsid w:val="008B6C69"/>
    <w:pPr>
      <w:spacing w:before="60" w:after="60"/>
      <w:jc w:val="left"/>
    </w:pPr>
    <w:rPr>
      <w:rFonts w:ascii="Univers" w:eastAsia="Times New Roman" w:hAnsi="Univers"/>
      <w:sz w:val="21"/>
      <w:szCs w:val="21"/>
      <w:lang w:eastAsia="pt-BR"/>
    </w:rPr>
  </w:style>
  <w:style w:type="character" w:customStyle="1" w:styleId="NormalTabelaChar">
    <w:name w:val="Normal Tabela Char"/>
    <w:basedOn w:val="Fontepargpadro"/>
    <w:link w:val="NormalTabela"/>
    <w:locked/>
    <w:rsid w:val="008B6C69"/>
    <w:rPr>
      <w:rFonts w:ascii="Univers" w:eastAsia="Times New Roman" w:hAnsi="Univers"/>
      <w:sz w:val="21"/>
      <w:szCs w:val="21"/>
    </w:rPr>
  </w:style>
  <w:style w:type="table" w:styleId="GradeMdia3-nfase1">
    <w:name w:val="Medium Grid 3 Accent 1"/>
    <w:basedOn w:val="Tabelanormal"/>
    <w:uiPriority w:val="69"/>
    <w:rsid w:val="002E3C63"/>
    <w:rPr>
      <w:rFonts w:asciiTheme="minorHAnsi" w:eastAsiaTheme="minorEastAsia" w:hAnsiTheme="minorHAnsi" w:cstheme="minorBidi"/>
      <w:sz w:val="24"/>
      <w:szCs w:val="24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instrucaodepreenchimento">
    <w:name w:val="instrucao de preenchimento"/>
    <w:basedOn w:val="Normal"/>
    <w:next w:val="Normal"/>
    <w:rsid w:val="0077685B"/>
    <w:pPr>
      <w:spacing w:before="60" w:after="60"/>
    </w:pPr>
    <w:rPr>
      <w:rFonts w:ascii="Times New Roman" w:eastAsia="Times New Roman" w:hAnsi="Times New Roman"/>
      <w:i/>
      <w:color w:val="0000FF"/>
      <w:sz w:val="24"/>
      <w:szCs w:val="20"/>
      <w:lang w:eastAsia="pt-BR"/>
    </w:rPr>
  </w:style>
  <w:style w:type="paragraph" w:customStyle="1" w:styleId="WW-Corpodetexto3">
    <w:name w:val="WW-Corpo de texto 3"/>
    <w:basedOn w:val="Normal"/>
    <w:rsid w:val="0077685B"/>
    <w:pPr>
      <w:suppressAutoHyphens/>
      <w:spacing w:before="60" w:after="60"/>
    </w:pPr>
    <w:rPr>
      <w:rFonts w:ascii="Times New Roman" w:eastAsia="Times New Roman" w:hAnsi="Times New Roman"/>
      <w:color w:val="0000FF"/>
      <w:sz w:val="24"/>
      <w:szCs w:val="20"/>
      <w:lang w:eastAsia="pt-BR"/>
    </w:rPr>
  </w:style>
  <w:style w:type="paragraph" w:customStyle="1" w:styleId="DatasNotas">
    <w:name w:val="Datas/Notas"/>
    <w:basedOn w:val="Normal"/>
    <w:rsid w:val="00B3657E"/>
    <w:pPr>
      <w:jc w:val="left"/>
    </w:pPr>
    <w:rPr>
      <w:rFonts w:ascii="Arial" w:eastAsia="Times New Roman" w:hAnsi="Arial" w:cs="Arial"/>
      <w:b/>
      <w:color w:val="000000"/>
      <w:sz w:val="20"/>
      <w:szCs w:val="20"/>
      <w:lang w:eastAsia="pt-BR"/>
    </w:rPr>
  </w:style>
  <w:style w:type="paragraph" w:customStyle="1" w:styleId="TableTextsmall">
    <w:name w:val="Table Text (small)"/>
    <w:basedOn w:val="Normal"/>
    <w:uiPriority w:val="99"/>
    <w:rsid w:val="00B3657E"/>
    <w:pPr>
      <w:tabs>
        <w:tab w:val="right" w:pos="1022"/>
      </w:tabs>
      <w:spacing w:before="60" w:after="60"/>
      <w:jc w:val="left"/>
    </w:pPr>
    <w:rPr>
      <w:rFonts w:ascii="Arial" w:eastAsia="Times New Roman" w:hAnsi="Arial" w:cs="Arial"/>
      <w:noProof/>
      <w:sz w:val="16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145ED-A746-4878-AB95-E2184A71A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262</Words>
  <Characters>1421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1680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caroliny</dc:creator>
  <cp:lastModifiedBy>Wagner Costa</cp:lastModifiedBy>
  <cp:revision>32</cp:revision>
  <cp:lastPrinted>2014-10-08T18:32:00Z</cp:lastPrinted>
  <dcterms:created xsi:type="dcterms:W3CDTF">2015-04-09T18:32:00Z</dcterms:created>
  <dcterms:modified xsi:type="dcterms:W3CDTF">2015-04-27T23:36:00Z</dcterms:modified>
</cp:coreProperties>
</file>